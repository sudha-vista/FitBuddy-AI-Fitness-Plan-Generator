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ns w:author="dalcy mahadevan" w:id="1" w:date="2026-09-23T07:39:09Z"/>
          <w:sz w:val="20"/>
          <w:szCs w:val="20"/>
          <w:rPrChange w:author="Selvaraj Raj" w:id="2" w:date="2026-09-23T09:51:52Z">
            <w:rPr/>
          </w:rPrChange>
        </w:rPr>
        <w:pPrChange w:author="Anonymous" w:id="0" w:date="2026-09-23T13:00:07Z">
          <w:pPr/>
        </w:pPrChange>
      </w:pPr>
      <w:ins w:author="dalcy mahadevan" w:id="1" w:date="2026-09-23T07:39:09Z">
        <w:r w:rsidDel="00000000" w:rsidR="00000000" w:rsidRPr="00000000">
          <w:rPr>
            <w:rtl w:val="0"/>
          </w:rPr>
        </w:r>
      </w:ins>
    </w:p>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1" w:date="2026-09-23T07:39:09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2">
            <w:pPr>
              <w:pStyle w:val="Heading2"/>
              <w:widowControl w:val="0"/>
              <w:spacing w:after="120" w:before="120" w:line="240" w:lineRule="auto"/>
              <w:rPr>
                <w:ins w:author="dalcy mahadevan" w:id="1" w:date="2026-09-23T07:39:09Z"/>
                <w:rPrChange w:author="dalcy mahadevan" w:id="4" w:date="2026-09-23T07:39:09Z">
                  <w:rPr/>
                </w:rPrChange>
              </w:rPr>
            </w:pPr>
            <w:ins w:author="dalcy mahadevan" w:id="1" w:date="2026-09-23T07:39:09Z">
              <w:bookmarkStart w:colFirst="0" w:colLast="0" w:name="_51janka7e2yh" w:id="0"/>
              <w:bookmarkEnd w:id="0"/>
              <w:r w:rsidDel="00000000" w:rsidR="00000000" w:rsidRPr="00000000">
                <w:rPr>
                  <w:rtl w:val="0"/>
                  <w:rPrChange w:author="dalcy mahadevan" w:id="4" w:date="2026-09-23T07:39:09Z">
                    <w:rPr/>
                  </w:rPrChange>
                </w:rPr>
                <w:t xml:space="preserve">Project assets</w:t>
              </w:r>
            </w:ins>
          </w:p>
        </w:tc>
      </w:tr>
      <w:tr>
        <w:trPr>
          <w:cantSplit w:val="0"/>
          <w:tblHeader w:val="1"/>
          <w:ins w:author="dalcy mahadevan" w:id="1" w:date="2026-09-23T07:39:09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PrChange w:author="dalcy mahadevan" w:id="4" w:date="2026-09-23T07:39:09Z">
                    <w:rPr/>
                  </w:rPrChange>
                </w:rPr>
                <w:drawing>
                  <wp:inline distB="19050" distT="19050" distL="19050" distR="19050">
                    <wp:extent cx="190500" cy="152400"/>
                    <wp:effectExtent b="0" l="0" r="0" t="0"/>
                    <wp:docPr descr="Files" id="64" name="image11.png"/>
                    <a:graphic>
                      <a:graphicData uri="http://schemas.openxmlformats.org/drawingml/2006/picture">
                        <pic:pic>
                          <pic:nvPicPr>
                            <pic:cNvPr descr="Files" id="0" name="image11.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4" w:date="2026-09-23T07:39:09Z">
                    <w:rPr/>
                  </w:rPrChange>
                </w:rPr>
                <w:t xml:space="preserve"> File</w:t>
              </w:r>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PrChange w:author="dalcy mahadevan" w:id="4" w:date="2026-09-23T07:39:09Z">
                    <w:rPr/>
                  </w:rPrChange>
                </w:rPr>
                <w:drawing>
                  <wp:inline distB="19050" distT="19050" distL="19050" distR="19050">
                    <wp:extent cx="190500" cy="152400"/>
                    <wp:effectExtent b="0" l="0" r="0" t="0"/>
                    <wp:docPr descr="No type" id="9" name="image16.png"/>
                    <a:graphic>
                      <a:graphicData uri="http://schemas.openxmlformats.org/drawingml/2006/picture">
                        <pic:pic>
                          <pic:nvPicPr>
                            <pic:cNvPr descr="No type" id="0" name="image1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4" w:date="2026-09-23T07:39:09Z">
                    <w:rPr/>
                  </w:rPrChange>
                </w:rPr>
                <w:t xml:space="preserve"> Description</w:t>
              </w:r>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PrChange w:author="dalcy mahadevan" w:id="4" w:date="2026-09-23T07:39:09Z">
                    <w:rPr/>
                  </w:rPrChange>
                </w:rPr>
                <w:drawing>
                  <wp:inline distB="19050" distT="19050" distL="19050" distR="19050">
                    <wp:extent cx="190500" cy="152400"/>
                    <wp:effectExtent b="0" l="0" r="0" t="0"/>
                    <wp:docPr descr="Dropdowns" id="44"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4" w:date="2026-09-23T07:39:09Z">
                    <w:rPr/>
                  </w:rPrChange>
                </w:rPr>
                <w:t xml:space="preserve"> Status</w:t>
              </w:r>
            </w:ins>
          </w:p>
        </w:tc>
      </w:tr>
      <w:tr>
        <w:trPr>
          <w:cantSplit w:val="0"/>
          <w:tblHeader w:val="0"/>
          <w:ins w:author="dalcy mahadevan" w:id="1" w:date="2026-09-23T07:39:0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Change w:author="dalcy mahadevan" w:id="4" w:date="2026-09-23T07:39:09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sdt>
                <w:sdtPr>
                  <w:alias w:val="Review status"/>
                  <w:id w:val="-97515480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ins>
          </w:p>
        </w:tc>
      </w:tr>
      <w:tr>
        <w:trPr>
          <w:cantSplit w:val="0"/>
          <w:tblHeader w:val="0"/>
          <w:ins w:author="dalcy mahadevan" w:id="1" w:date="2026-09-23T07:39:0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Change w:author="dalcy mahadevan" w:id="4" w:date="2026-09-23T07:39:09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sdt>
                <w:sdtPr>
                  <w:alias w:val="Review status"/>
                  <w:id w:val="-53596918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ins>
          </w:p>
        </w:tc>
      </w:tr>
      <w:tr>
        <w:trPr>
          <w:cantSplit w:val="0"/>
          <w:tblHeader w:val="0"/>
          <w:ins w:author="dalcy mahadevan" w:id="1" w:date="2026-09-23T07:39:0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Change w:author="dalcy mahadevan" w:id="4" w:date="2026-09-23T07:39:09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sdt>
                <w:sdtPr>
                  <w:alias w:val="Review status"/>
                  <w:id w:val="1444696127"/>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ins>
          </w:p>
        </w:tc>
      </w:tr>
      <w:tr>
        <w:trPr>
          <w:cantSplit w:val="0"/>
          <w:tblHeader w:val="0"/>
          <w:ins w:author="dalcy mahadevan" w:id="1" w:date="2026-09-23T07:39:09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Change w:author="dalcy mahadevan" w:id="4" w:date="2026-09-23T07:39:09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 w:date="2026-09-23T07:39:09Z"/>
                <w:rPrChange w:author="dalcy mahadevan" w:id="4" w:date="2026-09-23T07:39:09Z">
                  <w:rPr/>
                </w:rPrChange>
              </w:rPr>
            </w:pPr>
            <w:ins w:author="dalcy mahadevan" w:id="1" w:date="2026-09-23T07:39:09Z">
              <w:sdt>
                <w:sdtPr>
                  <w:alias w:val="Review status"/>
                  <w:id w:val="2028280348"/>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ins>
          </w:p>
        </w:tc>
      </w:tr>
    </w:tbl>
    <w:p w:rsidR="00000000" w:rsidDel="00000000" w:rsidP="00000000" w:rsidRDefault="00000000" w:rsidRPr="00000000" w14:paraId="00000014">
      <w:pPr>
        <w:rPr>
          <w:ins w:author="dalcy mahadevan" w:id="5" w:date="2026-09-23T07:37:40Z"/>
          <w:rPrChange w:author="dalcy mahadevan" w:id="4" w:date="2026-09-23T07:39:09Z">
            <w:rPr/>
          </w:rPrChange>
        </w:rPr>
      </w:pPr>
      <w:ins w:author="dalcy mahadevan" w:id="5" w:date="2026-09-23T07:37:40Z">
        <w:r w:rsidDel="00000000" w:rsidR="00000000" w:rsidRPr="00000000">
          <w:rPr>
            <w:rtl w:val="0"/>
          </w:rPr>
        </w:r>
      </w:ins>
    </w:p>
    <w:p w:rsidR="00000000" w:rsidDel="00000000" w:rsidP="00000000" w:rsidRDefault="00000000" w:rsidRPr="00000000" w14:paraId="0000001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harani Priya" w:id="7" w:date="2026-09-23T11:35:58Z">
        <w:r w:rsidDel="00000000" w:rsidR="00000000" w:rsidRPr="00000000">
          <w:rPr>
            <w:rFonts w:ascii="Cambria" w:cs="Cambria" w:eastAsia="Cambria" w:hAnsi="Cambria"/>
            <w:b w:val="1"/>
            <w:bCs w:val="1"/>
            <w:sz w:val="30"/>
            <w:szCs w:val="30"/>
            <w:u w:val="single"/>
            <w:rtl w:val="0"/>
            <w:rPrChange w:author="dalcy mahadevan" w:id="6" w:date="2026-09-23T07:37:40Z">
              <w:rPr/>
            </w:rPrChange>
          </w:rPr>
          <w:t xml:space="preserve">jiuic</w:t>
        </w:r>
      </w:ins>
      <w:ins w:author="dalcy mahadevan" w:id="5" w:date="2026-09-23T07:37:40Z">
        <w:r w:rsidDel="00000000" w:rsidR="00000000" w:rsidRPr="00000000">
          <w:rPr>
            <w:rtl w:val="0"/>
          </w:rPr>
        </w:r>
      </w:ins>
    </w:p>
    <w:p w:rsidR="00000000" w:rsidDel="00000000" w:rsidP="00000000" w:rsidRDefault="00000000" w:rsidRPr="00000000" w14:paraId="0000001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1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2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3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4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5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6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7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8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9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A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B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C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D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E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0F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0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1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2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3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4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5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6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7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8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9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A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B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C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D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E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1F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0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1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2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3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3">
      <w:pPr>
        <w:spacing w:after="240" w:before="240" w:line="276" w:lineRule="auto"/>
        <w:ind w:left="0" w:firstLine="0"/>
        <w:rPr>
          <w:ins w:author="dalcy mahadevan" w:id="5" w:date="2026-09-23T07:37:40Z"/>
          <w:rFonts w:ascii="Cambria" w:cs="Cambria" w:eastAsia="Cambria" w:hAnsi="Cambria"/>
          <w:b w:val="1"/>
          <w:bCs w:val="1"/>
          <w:sz w:val="30"/>
          <w:szCs w:val="30"/>
          <w:u w:val="single"/>
          <w:rPrChange w:author="dalcy mahadevan" w:id="6" w:date="2026-09-23T07:37:40Z">
            <w:rPr/>
          </w:rPrChange>
        </w:rPr>
        <w:pPrChange w:author="Deva Dharshini" w:id="0" w:date="2026-09-23T08:06:22Z">
          <w:pPr>
            <w:spacing w:after="240" w:before="240" w:line="276" w:lineRule="auto"/>
            <w:ind w:left="180" w:hanging="180"/>
          </w:pPr>
        </w:pPrChange>
      </w:pPr>
      <w:ins w:author="dalcy mahadevan" w:id="5" w:date="2026-09-23T07:37:40Z">
        <w:r w:rsidDel="00000000" w:rsidR="00000000" w:rsidRPr="00000000">
          <w:rPr>
            <w:rtl w:val="0"/>
          </w:rPr>
        </w:r>
      </w:ins>
    </w:p>
    <w:p w:rsidR="00000000" w:rsidDel="00000000" w:rsidP="00000000" w:rsidRDefault="00000000" w:rsidRPr="00000000" w14:paraId="0000024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4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5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6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7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8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9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A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B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C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D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E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2F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0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1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2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3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4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5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6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7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8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9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A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B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C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D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E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3F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0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1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2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3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4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5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6F">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0">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1">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2">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3">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4">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5">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6">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7">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8">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9">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A">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B">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C">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D">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E">
      <w:pPr>
        <w:spacing w:after="240" w:before="240" w:line="276" w:lineRule="auto"/>
        <w:ind w:left="180" w:hanging="180"/>
        <w:rPr>
          <w:ins w:author="dalcy mahadevan" w:id="5" w:date="2026-09-23T07:37:40Z"/>
          <w:rFonts w:ascii="Cambria" w:cs="Cambria" w:eastAsia="Cambria" w:hAnsi="Cambria"/>
          <w:b w:val="1"/>
          <w:bCs w:val="1"/>
          <w:sz w:val="30"/>
          <w:szCs w:val="30"/>
          <w:u w:val="single"/>
          <w:rPrChange w:author="dalcy mahadevan" w:id="6" w:date="2026-09-23T07:37:40Z">
            <w:rPr/>
          </w:rPrChange>
        </w:rPr>
      </w:pPr>
      <w:ins w:author="dalcy mahadevan" w:id="5" w:date="2026-09-23T07:37:40Z">
        <w:r w:rsidDel="00000000" w:rsidR="00000000" w:rsidRPr="00000000">
          <w:rPr>
            <w:rtl w:val="0"/>
          </w:rPr>
        </w:r>
      </w:ins>
    </w:p>
    <w:p w:rsidR="00000000" w:rsidDel="00000000" w:rsidP="00000000" w:rsidRDefault="00000000" w:rsidRPr="00000000" w14:paraId="0000047F">
      <w:pPr>
        <w:rPr>
          <w:ins w:author="dalcy mahadevan" w:id="9" w:date="2026-09-23T07:38:44Z"/>
          <w:rPrChange w:author="dalcy mahadevan" w:id="10" w:date="2026-09-23T07:38:44Z">
            <w:rPr/>
          </w:rPrChange>
        </w:rPr>
      </w:pPr>
      <w:ins w:author="dalcy mahadevan" w:id="9" w:date="2026-09-23T07:38:44Z">
        <w:r w:rsidDel="00000000" w:rsidR="00000000" w:rsidRPr="00000000">
          <w:rPr>
            <w:rtl w:val="0"/>
          </w:rPr>
        </w:r>
      </w:ins>
    </w:p>
    <w:tbl>
      <w:tblPr>
        <w:tblStyle w:val="Table2"/>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9" w:date="2026-09-23T07:38:44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80">
            <w:pPr>
              <w:pStyle w:val="Heading2"/>
              <w:widowControl w:val="0"/>
              <w:spacing w:after="120" w:before="120" w:line="240" w:lineRule="auto"/>
              <w:rPr>
                <w:ins w:author="dalcy mahadevan" w:id="9" w:date="2026-09-23T07:38:44Z"/>
                <w:rPrChange w:author="dalcy mahadevan" w:id="10" w:date="2026-09-23T07:38:44Z">
                  <w:rPr/>
                </w:rPrChange>
              </w:rPr>
            </w:pPr>
            <w:ins w:author="dalcy mahadevan" w:id="9" w:date="2026-09-23T07:38:44Z">
              <w:bookmarkStart w:colFirst="0" w:colLast="0" w:name="_5nlb6hbs5obb" w:id="1"/>
              <w:bookmarkEnd w:id="1"/>
              <w:r w:rsidDel="00000000" w:rsidR="00000000" w:rsidRPr="00000000">
                <w:rPr>
                  <w:rtl w:val="0"/>
                  <w:rPrChange w:author="dalcy mahadevan" w:id="10" w:date="2026-09-23T07:38:44Z">
                    <w:rPr/>
                  </w:rPrChange>
                </w:rPr>
                <w:t xml:space="preserve">Project assets</w:t>
              </w:r>
              <w:r w:rsidDel="00000000" w:rsidR="00000000" w:rsidRPr="00000000">
                <w:rPr>
                  <w:rtl w:val="0"/>
                </w:rPr>
              </w:r>
            </w:ins>
          </w:p>
        </w:tc>
      </w:tr>
      <w:tr>
        <w:trPr>
          <w:cantSplit w:val="0"/>
          <w:tblHeader w:val="1"/>
          <w:ins w:author="dalcy mahadevan" w:id="9" w:date="2026-09-23T07:38:44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PrChange w:author="dalcy mahadevan" w:id="10" w:date="2026-09-23T07:38:44Z">
                    <w:rPr/>
                  </w:rPrChange>
                </w:rPr>
                <w:drawing>
                  <wp:inline distB="19050" distT="19050" distL="19050" distR="19050">
                    <wp:extent cx="190500" cy="152400"/>
                    <wp:effectExtent b="0" l="0" r="0" t="0"/>
                    <wp:docPr descr="Files" id="47" name="image11.png"/>
                    <a:graphic>
                      <a:graphicData uri="http://schemas.openxmlformats.org/drawingml/2006/picture">
                        <pic:pic>
                          <pic:nvPicPr>
                            <pic:cNvPr descr="Files" id="0" name="image11.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0" w:date="2026-09-23T07:38:44Z">
                    <w:rPr/>
                  </w:rPrChange>
                </w:rPr>
                <w:t xml:space="preserve"> File</w:t>
              </w:r>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PrChange w:author="dalcy mahadevan" w:id="10" w:date="2026-09-23T07:38:44Z">
                    <w:rPr/>
                  </w:rPrChange>
                </w:rPr>
                <w:drawing>
                  <wp:inline distB="19050" distT="19050" distL="19050" distR="19050">
                    <wp:extent cx="190500" cy="152400"/>
                    <wp:effectExtent b="0" l="0" r="0" t="0"/>
                    <wp:docPr descr="No type" id="65" name="image16.png"/>
                    <a:graphic>
                      <a:graphicData uri="http://schemas.openxmlformats.org/drawingml/2006/picture">
                        <pic:pic>
                          <pic:nvPicPr>
                            <pic:cNvPr descr="No type" id="0" name="image1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0" w:date="2026-09-23T07:38:44Z">
                    <w:rPr/>
                  </w:rPrChange>
                </w:rPr>
                <w:t xml:space="preserve"> Description</w:t>
              </w:r>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PrChange w:author="dalcy mahadevan" w:id="10" w:date="2026-09-23T07:38:44Z">
                    <w:rPr/>
                  </w:rPrChange>
                </w:rPr>
                <w:drawing>
                  <wp:inline distB="19050" distT="19050" distL="19050" distR="19050">
                    <wp:extent cx="190500" cy="152400"/>
                    <wp:effectExtent b="0" l="0" r="0" t="0"/>
                    <wp:docPr descr="Dropdowns" id="10"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0" w:date="2026-09-23T07:38:44Z">
                    <w:rPr/>
                  </w:rPrChange>
                </w:rPr>
                <w:t xml:space="preserve"> Status</w:t>
              </w:r>
            </w:ins>
          </w:p>
        </w:tc>
      </w:tr>
      <w:tr>
        <w:trPr>
          <w:cantSplit w:val="0"/>
          <w:tblHeader w:val="0"/>
          <w:ins w:author="dalcy mahadevan" w:id="9" w:date="2026-09-23T07:38:4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Change w:author="dalcy mahadevan" w:id="10" w:date="2026-09-23T07:38:44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sdt>
                <w:sdtPr>
                  <w:alias w:val="Review status"/>
                  <w:id w:val="-729828082"/>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ins>
          </w:p>
        </w:tc>
      </w:tr>
      <w:tr>
        <w:trPr>
          <w:cantSplit w:val="0"/>
          <w:tblHeader w:val="0"/>
          <w:ins w:author="dalcy mahadevan" w:id="9" w:date="2026-09-23T07:38:4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Change w:author="dalcy mahadevan" w:id="10" w:date="2026-09-23T07:38:44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sdt>
                <w:sdtPr>
                  <w:alias w:val="Review status"/>
                  <w:id w:val="-651262603"/>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ins>
          </w:p>
        </w:tc>
      </w:tr>
      <w:tr>
        <w:trPr>
          <w:cantSplit w:val="0"/>
          <w:tblHeader w:val="0"/>
          <w:ins w:author="dalcy mahadevan" w:id="9" w:date="2026-09-23T07:38:4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Change w:author="dalcy mahadevan" w:id="10" w:date="2026-09-23T07:38:44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sdt>
                <w:sdtPr>
                  <w:alias w:val="Review status"/>
                  <w:id w:val="1269878139"/>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ins>
          </w:p>
        </w:tc>
      </w:tr>
      <w:tr>
        <w:trPr>
          <w:cantSplit w:val="0"/>
          <w:tblHeader w:val="0"/>
          <w:ins w:author="dalcy mahadevan" w:id="9" w:date="2026-09-23T07:38:4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Change w:author="dalcy mahadevan" w:id="10" w:date="2026-09-23T07:38:44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 w:date="2026-09-23T07:38:44Z"/>
                <w:rPrChange w:author="dalcy mahadevan" w:id="10" w:date="2026-09-23T07:38:44Z">
                  <w:rPr/>
                </w:rPrChange>
              </w:rPr>
            </w:pPr>
            <w:ins w:author="dalcy mahadevan" w:id="9" w:date="2026-09-23T07:38:44Z">
              <w:sdt>
                <w:sdtPr>
                  <w:alias w:val="Review status"/>
                  <w:id w:val="1506509704"/>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ins>
          </w:p>
        </w:tc>
      </w:tr>
    </w:tbl>
    <w:p w:rsidR="00000000" w:rsidDel="00000000" w:rsidP="00000000" w:rsidRDefault="00000000" w:rsidRPr="00000000" w14:paraId="00000492">
      <w:pPr>
        <w:rPr>
          <w:ins w:author="dalcy mahadevan" w:id="11" w:date="2026-09-23T07:38:56Z"/>
          <w:rPrChange w:author="dalcy mahadevan" w:id="12" w:date="2026-09-23T07:38:56Z">
            <w:rPr/>
          </w:rPrChange>
        </w:rPr>
      </w:pPr>
      <w:ins w:author="dalcy mahadevan" w:id="11" w:date="2026-09-23T07:38:56Z">
        <w:r w:rsidDel="00000000" w:rsidR="00000000" w:rsidRPr="00000000">
          <w:rPr>
            <w:rtl w:val="0"/>
          </w:rPr>
        </w:r>
      </w:ins>
    </w:p>
    <w:tbl>
      <w:tblPr>
        <w:tblStyle w:val="Table3"/>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11" w:date="2026-09-23T07:38:56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93">
            <w:pPr>
              <w:pStyle w:val="Heading2"/>
              <w:widowControl w:val="0"/>
              <w:spacing w:after="120" w:before="120" w:line="240" w:lineRule="auto"/>
              <w:rPr>
                <w:ins w:author="dalcy mahadevan" w:id="11" w:date="2026-09-23T07:38:56Z"/>
                <w:rPrChange w:author="dalcy mahadevan" w:id="12" w:date="2026-09-23T07:38:56Z">
                  <w:rPr/>
                </w:rPrChange>
              </w:rPr>
            </w:pPr>
            <w:ins w:author="dalcy mahadevan" w:id="11" w:date="2026-09-23T07:38:56Z">
              <w:bookmarkStart w:colFirst="0" w:colLast="0" w:name="_3wbfqjaxyvx8" w:id="2"/>
              <w:bookmarkEnd w:id="2"/>
              <w:r w:rsidDel="00000000" w:rsidR="00000000" w:rsidRPr="00000000">
                <w:rPr>
                  <w:rtl w:val="0"/>
                  <w:rPrChange w:author="dalcy mahadevan" w:id="12" w:date="2026-09-23T07:38:56Z">
                    <w:rPr/>
                  </w:rPrChange>
                </w:rPr>
                <w:t xml:space="preserve">Project assets</w:t>
              </w:r>
              <w:r w:rsidDel="00000000" w:rsidR="00000000" w:rsidRPr="00000000">
                <w:rPr>
                  <w:rtl w:val="0"/>
                </w:rPr>
              </w:r>
            </w:ins>
          </w:p>
        </w:tc>
      </w:tr>
      <w:tr>
        <w:trPr>
          <w:cantSplit w:val="0"/>
          <w:tblHeader w:val="1"/>
          <w:ins w:author="dalcy mahadevan" w:id="11" w:date="2026-09-23T07:38:56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PrChange w:author="dalcy mahadevan" w:id="12" w:date="2026-09-23T07:38:56Z">
                    <w:rPr/>
                  </w:rPrChange>
                </w:rPr>
                <w:drawing>
                  <wp:inline distB="19050" distT="19050" distL="19050" distR="19050">
                    <wp:extent cx="190500" cy="152400"/>
                    <wp:effectExtent b="0" l="0" r="0" t="0"/>
                    <wp:docPr descr="Files" id="7" name="image11.png"/>
                    <a:graphic>
                      <a:graphicData uri="http://schemas.openxmlformats.org/drawingml/2006/picture">
                        <pic:pic>
                          <pic:nvPicPr>
                            <pic:cNvPr descr="Files" id="0" name="image11.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2" w:date="2026-09-23T07:38:56Z">
                    <w:rPr/>
                  </w:rPrChange>
                </w:rPr>
                <w:t xml:space="preserve"> File</w:t>
              </w:r>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PrChange w:author="dalcy mahadevan" w:id="12" w:date="2026-09-23T07:38:56Z">
                    <w:rPr/>
                  </w:rPrChange>
                </w:rPr>
                <w:drawing>
                  <wp:inline distB="19050" distT="19050" distL="19050" distR="19050">
                    <wp:extent cx="190500" cy="152400"/>
                    <wp:effectExtent b="0" l="0" r="0" t="0"/>
                    <wp:docPr descr="No type" id="30" name="image16.png"/>
                    <a:graphic>
                      <a:graphicData uri="http://schemas.openxmlformats.org/drawingml/2006/picture">
                        <pic:pic>
                          <pic:nvPicPr>
                            <pic:cNvPr descr="No type" id="0" name="image16.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2" w:date="2026-09-23T07:38:56Z">
                    <w:rPr/>
                  </w:rPrChange>
                </w:rPr>
                <w:t xml:space="preserve"> Description</w:t>
              </w:r>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PrChange w:author="dalcy mahadevan" w:id="12" w:date="2026-09-23T07:38:56Z">
                    <w:rPr/>
                  </w:rPrChange>
                </w:rPr>
                <w:drawing>
                  <wp:inline distB="19050" distT="19050" distL="19050" distR="19050">
                    <wp:extent cx="190500" cy="152400"/>
                    <wp:effectExtent b="0" l="0" r="0" t="0"/>
                    <wp:docPr descr="Dropdowns" id="72" name="image1.png"/>
                    <a:graphic>
                      <a:graphicData uri="http://schemas.openxmlformats.org/drawingml/2006/picture">
                        <pic:pic>
                          <pic:nvPicPr>
                            <pic:cNvPr descr="Dropdowns"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dalcy mahadevan" w:id="12" w:date="2026-09-23T07:38:56Z">
                    <w:rPr/>
                  </w:rPrChange>
                </w:rPr>
                <w:t xml:space="preserve"> Status</w:t>
              </w:r>
            </w:ins>
          </w:p>
        </w:tc>
      </w:tr>
      <w:tr>
        <w:trPr>
          <w:cantSplit w:val="0"/>
          <w:tblHeader w:val="0"/>
          <w:ins w:author="dalcy mahadevan" w:id="11" w:date="2026-09-23T07:38:56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Change w:author="dalcy mahadevan" w:id="12" w:date="2026-09-23T07:38:56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sdt>
                <w:sdtPr>
                  <w:alias w:val="Review status"/>
                  <w:id w:val="-865834157"/>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ins>
          </w:p>
        </w:tc>
      </w:tr>
      <w:tr>
        <w:trPr>
          <w:cantSplit w:val="0"/>
          <w:tblHeader w:val="0"/>
          <w:ins w:author="dalcy mahadevan" w:id="11" w:date="2026-09-23T07:38:56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Change w:author="dalcy mahadevan" w:id="12" w:date="2026-09-23T07:38:56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sdt>
                <w:sdtPr>
                  <w:alias w:val="Review status"/>
                  <w:id w:val="-1035707325"/>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ins>
          </w:p>
        </w:tc>
      </w:tr>
      <w:tr>
        <w:trPr>
          <w:cantSplit w:val="0"/>
          <w:tblHeader w:val="0"/>
          <w:ins w:author="dalcy mahadevan" w:id="11" w:date="2026-09-23T07:38:56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Change w:author="dalcy mahadevan" w:id="12" w:date="2026-09-23T07:38:56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sdt>
                <w:sdtPr>
                  <w:alias w:val="Review status"/>
                  <w:id w:val="651902406"/>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ins>
          </w:p>
        </w:tc>
      </w:tr>
      <w:tr>
        <w:trPr>
          <w:cantSplit w:val="0"/>
          <w:tblHeader w:val="0"/>
          <w:ins w:author="dalcy mahadevan" w:id="11" w:date="2026-09-23T07:38:56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Change w:author="dalcy mahadevan" w:id="12" w:date="2026-09-23T07:38:56Z">
                    <w:rPr/>
                  </w:rPrChange>
                </w:rPr>
                <w:t xml:space="preserve">File</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r w:rsidDel="00000000" w:rsidR="00000000" w:rsidRPr="00000000">
                <w:rPr>
                  <w:rtl w:val="0"/>
                </w:rPr>
              </w:r>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11" w:date="2026-09-23T07:38:56Z"/>
                <w:rPrChange w:author="dalcy mahadevan" w:id="12" w:date="2026-09-23T07:38:56Z">
                  <w:rPr/>
                </w:rPrChange>
              </w:rPr>
            </w:pPr>
            <w:ins w:author="dalcy mahadevan" w:id="11" w:date="2026-09-23T07:38:56Z">
              <w:sdt>
                <w:sdtPr>
                  <w:alias w:val="Review status"/>
                  <w:id w:val="165176687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ins>
          </w:p>
        </w:tc>
      </w:tr>
    </w:tbl>
    <w:p w:rsidR="00000000" w:rsidDel="00000000" w:rsidP="00000000" w:rsidRDefault="00000000" w:rsidRPr="00000000" w14:paraId="000004A5">
      <w:pPr>
        <w:rPr>
          <w:ins w:author="Priya dharshini" w:id="13" w:date="2026-09-23T07:37:21Z"/>
          <w:rPrChange w:author="dalcy mahadevan" w:id="10" w:date="2026-09-23T07:38:44Z">
            <w:rPr/>
          </w:rPrChange>
        </w:rPr>
        <w:pPrChange w:author="dalcy mahadevan" w:id="0" w:date="2026-09-23T07:38:44Z">
          <w:pPr>
            <w:spacing w:after="240" w:before="240" w:line="276" w:lineRule="auto"/>
            <w:ind w:left="180" w:hanging="180"/>
          </w:pPr>
        </w:pPrChange>
      </w:pPr>
      <w:ins w:author="Priya dharshini" w:id="13" w:date="2026-09-23T07:37:21Z">
        <w:r w:rsidDel="00000000" w:rsidR="00000000" w:rsidRPr="00000000">
          <w:rPr>
            <w:rtl w:val="0"/>
          </w:rPr>
        </w:r>
      </w:ins>
    </w:p>
    <w:p w:rsidR="00000000" w:rsidDel="00000000" w:rsidP="00000000" w:rsidRDefault="00000000" w:rsidRPr="00000000" w14:paraId="000004A6">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7">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8">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9">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A">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B">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C">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D">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E">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AF">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B0">
      <w:pPr>
        <w:spacing w:after="240" w:before="240" w:line="276" w:lineRule="auto"/>
        <w:ind w:left="180" w:hanging="180"/>
        <w:rPr>
          <w:ins w:author="Priya dharshini" w:id="13" w:date="2026-09-23T07:37:21Z"/>
          <w:rFonts w:ascii="Cambria" w:cs="Cambria" w:eastAsia="Cambria" w:hAnsi="Cambria"/>
          <w:b w:val="1"/>
          <w:bCs w:val="1"/>
          <w:sz w:val="30"/>
          <w:szCs w:val="30"/>
          <w:u w:val="single"/>
          <w:rPrChange w:author="Priya dharshini" w:id="14" w:date="2026-09-23T07:37:21Z">
            <w:rPr/>
          </w:rPrChange>
        </w:rPr>
      </w:pPr>
      <w:ins w:author="Priya dharshini" w:id="13" w:date="2026-09-23T07:37:21Z">
        <w:r w:rsidDel="00000000" w:rsidR="00000000" w:rsidRPr="00000000">
          <w:rPr>
            <w:rtl w:val="0"/>
          </w:rPr>
        </w:r>
      </w:ins>
    </w:p>
    <w:p w:rsidR="00000000" w:rsidDel="00000000" w:rsidP="00000000" w:rsidRDefault="00000000" w:rsidRPr="00000000" w14:paraId="000004B1">
      <w:pPr>
        <w:spacing w:after="240" w:before="240" w:line="276" w:lineRule="auto"/>
        <w:ind w:left="1260" w:hanging="1260"/>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Change w:author="DHARANI KUMAR R Csc2024" w:id="0" w:date="2026-09-23T06:46:51Z">
          <w:pPr>
            <w:spacing w:after="240" w:before="240" w:line="276" w:lineRule="auto"/>
          </w:pPr>
        </w:pPrChange>
      </w:pPr>
      <w:ins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t xml:space="preserve">  </w:t>
        </w:r>
      </w:ins>
      <w:ins w:author="Anonymous" w:id="17" w:date="2026-09-23T05:10:46Z">
        <w:r w:rsidDel="00000000" w:rsidR="00000000" w:rsidRPr="00000000">
          <w:rPr>
            <w:rFonts w:ascii="Cambria" w:cs="Cambria" w:eastAsia="Cambria" w:hAnsi="Cambria"/>
            <w:b w:val="1"/>
            <w:bCs w:val="1"/>
            <w:sz w:val="30"/>
            <w:szCs w:val="30"/>
            <w:u w:val="single"/>
            <w:rtl w:val="0"/>
            <w:rPrChange w:author="Anonymous" w:id="16" w:date="2026-09-23T05:10:33Z">
              <w:rPr/>
            </w:rPrChange>
          </w:rPr>
          <w:t xml:space="preserve">            </w:t>
        </w:r>
      </w:ins>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**Dear Faculty Members,**</w:delText>
          </w:r>
        </w:del>
      </w:ins>
    </w:p>
    <w:p w:rsidR="00000000" w:rsidDel="00000000" w:rsidP="00000000" w:rsidRDefault="00000000" w:rsidRPr="00000000" w14:paraId="000004B2">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3">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**Greetings from SmartBridge..!!**</w:delText>
          </w:r>
        </w:del>
      </w:ins>
      <w:ins w:author="Pushpa Thalavairaj" w:id="20" w:date="2026-09-23T06:27:27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w:delText>
          </w:r>
        </w:del>
      </w:ins>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4">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Please find the **Project Details** shared below. The project resources include:</w:delText>
          </w:r>
        </w:del>
      </w:ins>
    </w:p>
    <w:p w:rsidR="00000000" w:rsidDel="00000000" w:rsidP="00000000" w:rsidRDefault="00000000" w:rsidRPr="00000000" w14:paraId="000004B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7">
      <w:pPr>
        <w:spacing w:after="240" w:before="240" w:line="276" w:lineRule="auto"/>
        <w:rPr>
          <w:ins w:author="Rabin Rabin" w:id="21" w:date="2026-09-23T05:22:48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1. *</w:delText>
          </w:r>
        </w:del>
      </w:ins>
      <w:ins w:author="Rabin Rabin" w:id="21" w:date="2026-09-23T05:22:48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fit buddy-AI fitness plan generator using gemini model</w:delText>
          </w:r>
        </w:del>
      </w:ins>
    </w:p>
    <w:p w:rsidR="00000000" w:rsidDel="00000000" w:rsidP="00000000" w:rsidRDefault="00000000" w:rsidRPr="00000000" w14:paraId="000004B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*Project Title**</w:delText>
          </w:r>
        </w:del>
      </w:ins>
    </w:p>
    <w:p w:rsidR="00000000" w:rsidDel="00000000" w:rsidP="00000000" w:rsidRDefault="00000000" w:rsidRPr="00000000" w14:paraId="000004B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2. **Project Document** – Detailed instructions and requirements for the project</w:delText>
          </w:r>
        </w:del>
      </w:ins>
    </w:p>
    <w:p w:rsidR="00000000" w:rsidDel="00000000" w:rsidP="00000000" w:rsidRDefault="00000000" w:rsidRPr="00000000" w14:paraId="000004B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3. **Project Reference Video** – Step-by-step guidance on how to complete the project</w:delText>
          </w:r>
        </w:del>
      </w:ins>
    </w:p>
    <w:p w:rsidR="00000000" w:rsidDel="00000000" w:rsidP="00000000" w:rsidRDefault="00000000" w:rsidRPr="00000000" w14:paraId="000004B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Important Instructions for Students</w:delText>
          </w:r>
        </w:del>
      </w:ins>
    </w:p>
    <w:p w:rsidR="00000000" w:rsidDel="00000000" w:rsidP="00000000" w:rsidRDefault="00000000" w:rsidRPr="00000000" w14:paraId="000004BD">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B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4BF">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C0">
      <w:pPr>
        <w:spacing w:after="240" w:before="240" w:line="276" w:lineRule="auto"/>
        <w:rPr>
          <w:ins w:author="Ponmalai S" w:id="22" w:date="2026-09-23T06:18:09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As instructed by the trainers during the **Project Development Sessions**, students </w:delText>
          </w:r>
        </w:del>
      </w:ins>
      <w:ins w:author="Ponmalai S" w:id="22" w:date="2026-09-23T06:18:09Z">
        <w:del w:author="Anonymous" w:id="15" w:date="2026-09-23T05:10:33Z">
          <w:r w:rsidDel="00000000" w:rsidR="00000000" w:rsidRPr="00000000">
            <w:rPr>
              <w:rtl w:val="0"/>
            </w:rPr>
          </w:r>
        </w:del>
      </w:ins>
    </w:p>
    <w:p w:rsidR="00000000" w:rsidDel="00000000" w:rsidP="00000000" w:rsidRDefault="00000000" w:rsidRPr="00000000" w14:paraId="000004C1">
      <w:pPr>
        <w:spacing w:after="240" w:before="240" w:line="276" w:lineRule="auto"/>
        <w:rPr>
          <w:ins w:author="Ponmalai S" w:id="22" w:date="2026-09-23T06:18:09Z"/>
          <w:del w:author="Anonymous" w:id="15" w:date="2026-09-23T05:10:33Z"/>
          <w:rFonts w:ascii="Cambria" w:cs="Cambria" w:eastAsia="Cambria" w:hAnsi="Cambria"/>
          <w:b w:val="1"/>
          <w:bCs w:val="1"/>
          <w:sz w:val="30"/>
          <w:szCs w:val="30"/>
          <w:u w:val="single"/>
          <w:rPrChange w:author="Anonymous" w:id="16" w:date="2026-09-23T05:10:33Z">
            <w:rPr/>
          </w:rPrChange>
        </w:rPr>
      </w:pPr>
      <w:ins w:author="Ponmalai S" w:id="22" w:date="2026-09-23T06:18:09Z">
        <w:del w:author="Anonymous" w:id="15" w:date="2026-09-23T05:10:33Z">
          <w:r w:rsidDel="00000000" w:rsidR="00000000" w:rsidRPr="00000000">
            <w:rPr>
              <w:rtl w:val="0"/>
            </w:rPr>
          </w:r>
        </w:del>
      </w:ins>
    </w:p>
    <w:p w:rsidR="00000000" w:rsidDel="00000000" w:rsidP="00000000" w:rsidRDefault="00000000" w:rsidRPr="00000000" w14:paraId="000004C2">
      <w:pPr>
        <w:spacing w:after="240" w:before="240" w:line="276" w:lineRule="auto"/>
        <w:rPr>
          <w:ins w:author="Ponmalai S" w:id="22" w:date="2026-09-23T06:18:09Z"/>
          <w:del w:author="Anonymous" w:id="15" w:date="2026-09-23T05:10:33Z"/>
          <w:rFonts w:ascii="Cambria" w:cs="Cambria" w:eastAsia="Cambria" w:hAnsi="Cambria"/>
          <w:b w:val="1"/>
          <w:bCs w:val="1"/>
          <w:sz w:val="30"/>
          <w:szCs w:val="30"/>
          <w:u w:val="single"/>
          <w:rPrChange w:author="Anonymous" w:id="16" w:date="2026-09-23T05:10:33Z">
            <w:rPr/>
          </w:rPrChange>
        </w:rPr>
      </w:pPr>
      <w:ins w:author="Ponmalai S" w:id="22" w:date="2026-09-23T06:18:09Z">
        <w:del w:author="Anonymous" w:id="15" w:date="2026-09-23T05:10:33Z">
          <w:r w:rsidDel="00000000" w:rsidR="00000000" w:rsidRPr="00000000">
            <w:rPr>
              <w:rtl w:val="0"/>
            </w:rPr>
          </w:r>
        </w:del>
      </w:ins>
    </w:p>
    <w:p w:rsidR="00000000" w:rsidDel="00000000" w:rsidP="00000000" w:rsidRDefault="00000000" w:rsidRPr="00000000" w14:paraId="000004C3">
      <w:pPr>
        <w:spacing w:after="240" w:before="240" w:line="276" w:lineRule="auto"/>
        <w:rPr>
          <w:ins w:author="Ponmalai S" w:id="22" w:date="2026-09-23T06:18:09Z"/>
          <w:del w:author="Anonymous" w:id="15" w:date="2026-09-23T05:10:33Z"/>
          <w:rFonts w:ascii="Cambria" w:cs="Cambria" w:eastAsia="Cambria" w:hAnsi="Cambria"/>
          <w:b w:val="1"/>
          <w:bCs w:val="1"/>
          <w:sz w:val="30"/>
          <w:szCs w:val="30"/>
          <w:u w:val="single"/>
          <w:rPrChange w:author="Anonymous" w:id="16" w:date="2026-09-23T05:10:33Z">
            <w:rPr/>
          </w:rPrChange>
        </w:rPr>
      </w:pPr>
      <w:ins w:author="Ponmalai S" w:id="22" w:date="2026-09-23T06:18:09Z">
        <w:del w:author="Anonymous" w:id="15" w:date="2026-09-23T05:10:33Z">
          <w:r w:rsidDel="00000000" w:rsidR="00000000" w:rsidRPr="00000000">
            <w:rPr>
              <w:rtl w:val="0"/>
            </w:rPr>
          </w:r>
        </w:del>
      </w:ins>
    </w:p>
    <w:p w:rsidR="00000000" w:rsidDel="00000000" w:rsidP="00000000" w:rsidRDefault="00000000" w:rsidRPr="00000000" w14:paraId="000004C4">
      <w:pPr>
        <w:spacing w:after="240" w:before="240" w:line="276" w:lineRule="auto"/>
        <w:rPr>
          <w:ins w:author="Ponmalai S" w:id="22" w:date="2026-09-23T06:18:09Z"/>
          <w:del w:author="Anonymous" w:id="15" w:date="2026-09-23T05:10:33Z"/>
          <w:rFonts w:ascii="Cambria" w:cs="Cambria" w:eastAsia="Cambria" w:hAnsi="Cambria"/>
          <w:b w:val="1"/>
          <w:bCs w:val="1"/>
          <w:sz w:val="30"/>
          <w:szCs w:val="30"/>
          <w:u w:val="single"/>
          <w:rPrChange w:author="Anonymous" w:id="16" w:date="2026-09-23T05:10:33Z">
            <w:rPr/>
          </w:rPrChange>
        </w:rPr>
      </w:pPr>
      <w:ins w:author="Ponmalai S" w:id="22" w:date="2026-09-23T06:18:09Z">
        <w:del w:author="Anonymous" w:id="15" w:date="2026-09-23T05:10:33Z">
          <w:r w:rsidDel="00000000" w:rsidR="00000000" w:rsidRPr="00000000">
            <w:rPr>
              <w:rtl w:val="0"/>
            </w:rPr>
          </w:r>
        </w:del>
      </w:ins>
    </w:p>
    <w:p w:rsidR="00000000" w:rsidDel="00000000" w:rsidP="00000000" w:rsidRDefault="00000000" w:rsidRPr="00000000" w14:paraId="000004C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are </w:delText>
          </w:r>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required to submit the following:</w:delText>
          </w:r>
        </w:del>
      </w:ins>
    </w:p>
    <w:p w:rsidR="00000000" w:rsidDel="00000000" w:rsidP="00000000" w:rsidRDefault="00000000" w:rsidRPr="00000000" w14:paraId="000004C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C7">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Project Submission Requirements</w:delText>
          </w:r>
        </w:del>
      </w:ins>
    </w:p>
    <w:p w:rsidR="00000000" w:rsidDel="00000000" w:rsidP="00000000" w:rsidRDefault="00000000" w:rsidRPr="00000000" w14:paraId="000004C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C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**1. GitHub Repository Link**</w:delText>
          </w:r>
        </w:del>
      </w:ins>
    </w:p>
    <w:p w:rsidR="00000000" w:rsidDel="00000000" w:rsidP="00000000" w:rsidRDefault="00000000" w:rsidRPr="00000000" w14:paraId="000004C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C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The GitHub repository link must be a **Public Repository Link**.</w:delText>
          </w:r>
        </w:del>
      </w:ins>
    </w:p>
    <w:p w:rsidR="00000000" w:rsidDel="00000000" w:rsidP="00000000" w:rsidRDefault="00000000" w:rsidRPr="00000000" w14:paraId="000004C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All project files/documents should be uploaded to GitHub.</w:delText>
          </w:r>
        </w:del>
      </w:ins>
    </w:p>
    <w:p w:rsidR="00000000" w:rsidDel="00000000" w:rsidP="00000000" w:rsidRDefault="00000000" w:rsidRPr="00000000" w14:paraId="000004CD">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The project should be maintained and submitted **phase-wise** using the following structure:</w:delText>
          </w:r>
        </w:del>
      </w:ins>
    </w:p>
    <w:p w:rsidR="00000000" w:rsidDel="00000000" w:rsidP="00000000" w:rsidRDefault="00000000" w:rsidRPr="00000000" w14:paraId="000004C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CF">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1. **Brainstorming &amp; Ideation Phase**</w:delText>
          </w:r>
        </w:del>
      </w:ins>
    </w:p>
    <w:p w:rsidR="00000000" w:rsidDel="00000000" w:rsidP="00000000" w:rsidRDefault="00000000" w:rsidRPr="00000000" w14:paraId="000004D0">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2. **Requirement Analysis Phase**</w:delText>
          </w:r>
        </w:del>
      </w:ins>
    </w:p>
    <w:p w:rsidR="00000000" w:rsidDel="00000000" w:rsidP="00000000" w:rsidRDefault="00000000" w:rsidRPr="00000000" w14:paraId="000004D1">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3. **Project Design Phase Phase**</w:delText>
          </w:r>
        </w:del>
      </w:ins>
    </w:p>
    <w:p w:rsidR="00000000" w:rsidDel="00000000" w:rsidP="00000000" w:rsidRDefault="00000000" w:rsidRPr="00000000" w14:paraId="000004D2">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4. **Project Planning Phase**</w:delText>
          </w:r>
        </w:del>
      </w:ins>
    </w:p>
    <w:p w:rsidR="00000000" w:rsidDel="00000000" w:rsidP="00000000" w:rsidRDefault="00000000" w:rsidRPr="00000000" w14:paraId="000004D3">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5. **Project Development Phase**</w:delText>
          </w:r>
        </w:del>
      </w:ins>
    </w:p>
    <w:p w:rsidR="00000000" w:rsidDel="00000000" w:rsidP="00000000" w:rsidRDefault="00000000" w:rsidRPr="00000000" w14:paraId="000004D4">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6. **Project Testing Phase**</w:delText>
          </w:r>
        </w:del>
      </w:ins>
    </w:p>
    <w:p w:rsidR="00000000" w:rsidDel="00000000" w:rsidP="00000000" w:rsidRDefault="00000000" w:rsidRPr="00000000" w14:paraId="000004D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7. **Project Documentation Phase**</w:delText>
          </w:r>
        </w:del>
      </w:ins>
    </w:p>
    <w:p w:rsidR="00000000" w:rsidDel="00000000" w:rsidP="00000000" w:rsidRDefault="00000000" w:rsidRPr="00000000" w14:paraId="000004D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8. **Project Demonstration Phase**</w:delText>
          </w:r>
        </w:del>
      </w:ins>
    </w:p>
    <w:p w:rsidR="00000000" w:rsidDel="00000000" w:rsidP="00000000" w:rsidRDefault="00000000" w:rsidRPr="00000000" w14:paraId="000004D7">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D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**2. Demo Video Link**</w:delText>
          </w:r>
        </w:del>
      </w:ins>
    </w:p>
    <w:p w:rsidR="00000000" w:rsidDel="00000000" w:rsidP="00000000" w:rsidRDefault="00000000" w:rsidRPr="00000000" w14:paraId="000004D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D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Record a complete **project demonstration video**.</w:delText>
          </w:r>
        </w:del>
      </w:ins>
    </w:p>
    <w:p w:rsidR="00000000" w:rsidDel="00000000" w:rsidP="00000000" w:rsidRDefault="00000000" w:rsidRPr="00000000" w14:paraId="000004D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Upload the video to **Google Drive**.</w:delText>
          </w:r>
        </w:del>
      </w:ins>
    </w:p>
    <w:p w:rsidR="00000000" w:rsidDel="00000000" w:rsidP="00000000" w:rsidRDefault="00000000" w:rsidRPr="00000000" w14:paraId="000004D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Ensure that the **Drive link is set to Public/Anyone with the link can view**.</w:delText>
          </w:r>
        </w:del>
      </w:ins>
    </w:p>
    <w:p w:rsidR="00000000" w:rsidDel="00000000" w:rsidP="00000000" w:rsidRDefault="00000000" w:rsidRPr="00000000" w14:paraId="000004DD">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The demo video should include:</w:delText>
          </w:r>
        </w:del>
      </w:ins>
    </w:p>
    <w:p w:rsidR="00000000" w:rsidDel="00000000" w:rsidP="00000000" w:rsidRDefault="00000000" w:rsidRPr="00000000" w14:paraId="000004D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Screen sharing of the project</w:delText>
          </w:r>
        </w:del>
      </w:ins>
    </w:p>
    <w:p w:rsidR="00000000" w:rsidDel="00000000" w:rsidP="00000000" w:rsidRDefault="00000000" w:rsidRPr="00000000" w14:paraId="000004DF">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Student's voice-over/explanation</w:delText>
          </w:r>
        </w:del>
      </w:ins>
    </w:p>
    <w:p w:rsidR="00000000" w:rsidDel="00000000" w:rsidP="00000000" w:rsidRDefault="00000000" w:rsidRPr="00000000" w14:paraId="000004E0">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**Project Name**</w:delText>
          </w:r>
        </w:del>
      </w:ins>
    </w:p>
    <w:p w:rsidR="00000000" w:rsidDel="00000000" w:rsidP="00000000" w:rsidRDefault="00000000" w:rsidRPr="00000000" w14:paraId="000004E1">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**Purpose of the Project**</w:delText>
          </w:r>
        </w:del>
      </w:ins>
    </w:p>
    <w:p w:rsidR="00000000" w:rsidDel="00000000" w:rsidP="00000000" w:rsidRDefault="00000000" w:rsidRPr="00000000" w14:paraId="000004E2">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**Use/Benefits of the Project**</w:delText>
          </w:r>
        </w:del>
      </w:ins>
    </w:p>
    <w:p w:rsidR="00000000" w:rsidDel="00000000" w:rsidP="00000000" w:rsidRDefault="00000000" w:rsidRPr="00000000" w14:paraId="000004E3">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**Project Execution/Working Process**</w:delText>
          </w:r>
        </w:del>
      </w:ins>
    </w:p>
    <w:p w:rsidR="00000000" w:rsidDel="00000000" w:rsidP="00000000" w:rsidRDefault="00000000" w:rsidRPr="00000000" w14:paraId="000004E4">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**Final Output**</w:delText>
          </w:r>
        </w:del>
      </w:ins>
    </w:p>
    <w:p w:rsidR="00000000" w:rsidDel="00000000" w:rsidP="00000000" w:rsidRDefault="00000000" w:rsidRPr="00000000" w14:paraId="000004E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E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Important Note Regarding SkillWallet &amp; Team Formation</w:delText>
          </w:r>
        </w:del>
      </w:ins>
    </w:p>
    <w:p w:rsidR="00000000" w:rsidDel="00000000" w:rsidP="00000000" w:rsidRDefault="00000000" w:rsidRPr="00000000" w14:paraId="000004E7">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E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4E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E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Students are instructed to:</w:delText>
          </w:r>
        </w:del>
      </w:ins>
    </w:p>
    <w:p w:rsidR="00000000" w:rsidDel="00000000" w:rsidP="00000000" w:rsidRDefault="00000000" w:rsidRPr="00000000" w14:paraId="000004E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E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1. **Form their teams physically** without waiting for SkillWallet credentials.</w:delText>
          </w:r>
        </w:del>
      </w:ins>
    </w:p>
    <w:p w:rsidR="00000000" w:rsidDel="00000000" w:rsidP="00000000" w:rsidRDefault="00000000" w:rsidRPr="00000000" w14:paraId="000004ED">
      <w:pPr>
        <w:spacing w:after="240" w:before="240" w:line="276" w:lineRule="auto"/>
        <w:ind w:left="0" w:right="-489.99999999999955" w:firstLine="0"/>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Change w:author="DHARANI KUMAR R Csc2024" w:id="0" w:date="2026-09-23T06:47:23Z">
          <w:pPr>
            <w:spacing w:after="240" w:before="240" w:line="276" w:lineRule="auto"/>
          </w:pPr>
        </w:pPrChange>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2. Team size should be:</w:delText>
          </w:r>
        </w:del>
      </w:ins>
    </w:p>
    <w:p w:rsidR="00000000" w:rsidDel="00000000" w:rsidP="00000000" w:rsidRDefault="00000000" w:rsidRPr="00000000" w14:paraId="000004E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**Minimum:** 2 members</w:delText>
          </w:r>
        </w:del>
      </w:ins>
    </w:p>
    <w:p w:rsidR="00000000" w:rsidDel="00000000" w:rsidP="00000000" w:rsidRDefault="00000000" w:rsidRPr="00000000" w14:paraId="000004EF">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**Standard:** 4 members</w:delText>
          </w:r>
        </w:del>
      </w:ins>
    </w:p>
    <w:p w:rsidR="00000000" w:rsidDel="00000000" w:rsidP="00000000" w:rsidRDefault="00000000" w:rsidRPr="00000000" w14:paraId="000004F0">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**Maximum:** 5 members</w:delText>
          </w:r>
        </w:del>
      </w:ins>
    </w:p>
    <w:p w:rsidR="00000000" w:rsidDel="00000000" w:rsidP="00000000" w:rsidRDefault="00000000" w:rsidRPr="00000000" w14:paraId="000004F1">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3. Select **one project** from the list of projects attached.</w:delText>
          </w:r>
        </w:del>
      </w:ins>
    </w:p>
    <w:p w:rsidR="00000000" w:rsidDel="00000000" w:rsidP="00000000" w:rsidRDefault="00000000" w:rsidRPr="00000000" w14:paraId="000004F2">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4. Go through the **Project Document and Reference Video** thoroughly.</w:delText>
          </w:r>
        </w:del>
      </w:ins>
    </w:p>
    <w:p w:rsidR="00000000" w:rsidDel="00000000" w:rsidP="00000000" w:rsidRDefault="00000000" w:rsidRPr="00000000" w14:paraId="000004F3">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5. Start working on the selected project immediately.</w:delText>
          </w:r>
        </w:del>
      </w:ins>
    </w:p>
    <w:p w:rsidR="00000000" w:rsidDel="00000000" w:rsidP="00000000" w:rsidRDefault="00000000" w:rsidRPr="00000000" w14:paraId="000004F4">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6. Prepare all project files according to the **8 phases mentioned above**.</w:delText>
          </w:r>
        </w:del>
      </w:ins>
    </w:p>
    <w:p w:rsidR="00000000" w:rsidDel="00000000" w:rsidP="00000000" w:rsidRDefault="00000000" w:rsidRPr="00000000" w14:paraId="000004F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7. Upload the phase-wise project files into the **GitHub repository**.</w:delText>
          </w:r>
        </w:del>
      </w:ins>
    </w:p>
    <w:p w:rsidR="00000000" w:rsidDel="00000000" w:rsidP="00000000" w:rsidRDefault="00000000" w:rsidRPr="00000000" w14:paraId="000004F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8. Prepare and record the **Project Demo Video** as per the instructions above.</w:delText>
          </w:r>
        </w:del>
      </w:ins>
    </w:p>
    <w:p w:rsidR="00000000" w:rsidDel="00000000" w:rsidP="00000000" w:rsidRDefault="00000000" w:rsidRPr="00000000" w14:paraId="000004F7">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F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Once SkillWallet Credentials Are Received</w:delText>
          </w:r>
        </w:del>
      </w:ins>
    </w:p>
    <w:p w:rsidR="00000000" w:rsidDel="00000000" w:rsidP="00000000" w:rsidRDefault="00000000" w:rsidRPr="00000000" w14:paraId="000004F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F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Once students receive their **SkillWallet credentials**, they should:</w:delText>
          </w:r>
        </w:del>
      </w:ins>
    </w:p>
    <w:p w:rsidR="00000000" w:rsidDel="00000000" w:rsidP="00000000" w:rsidRDefault="00000000" w:rsidRPr="00000000" w14:paraId="000004F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F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Contact their respective faculty member.</w:delText>
          </w:r>
        </w:del>
      </w:ins>
    </w:p>
    <w:p w:rsidR="00000000" w:rsidDel="00000000" w:rsidP="00000000" w:rsidRDefault="00000000" w:rsidRPr="00000000" w14:paraId="000004FD">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Inform the faculty about:</w:delText>
          </w:r>
        </w:del>
      </w:ins>
    </w:p>
    <w:p w:rsidR="00000000" w:rsidDel="00000000" w:rsidP="00000000" w:rsidRDefault="00000000" w:rsidRPr="00000000" w14:paraId="000004F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4FF">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**The project they are working on**</w:delText>
          </w:r>
        </w:del>
      </w:ins>
    </w:p>
    <w:p w:rsidR="00000000" w:rsidDel="00000000" w:rsidP="00000000" w:rsidRDefault="00000000" w:rsidRPr="00000000" w14:paraId="00000500">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**Their team members**</w:delText>
          </w:r>
        </w:del>
      </w:ins>
    </w:p>
    <w:p w:rsidR="00000000" w:rsidDel="00000000" w:rsidP="00000000" w:rsidRDefault="00000000" w:rsidRPr="00000000" w14:paraId="00000501">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502">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3">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 SkillWallet Access Update*</w:delText>
          </w:r>
        </w:del>
      </w:ins>
    </w:p>
    <w:p w:rsidR="00000000" w:rsidDel="00000000" w:rsidP="00000000" w:rsidRDefault="00000000" w:rsidRPr="00000000" w14:paraId="00000504">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5">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We sincerely apologize for the delay in providing SkillWallet access.</w:delText>
          </w:r>
        </w:del>
      </w:ins>
    </w:p>
    <w:p w:rsidR="00000000" w:rsidDel="00000000" w:rsidP="00000000" w:rsidRDefault="00000000" w:rsidRPr="00000000" w14:paraId="00000506">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7">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508">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9">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50A">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B">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Thank you for your cooperation and support.</w:delText>
          </w:r>
        </w:del>
      </w:ins>
    </w:p>
    <w:p w:rsidR="00000000" w:rsidDel="00000000" w:rsidP="00000000" w:rsidRDefault="00000000" w:rsidRPr="00000000" w14:paraId="0000050C">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tl w:val="0"/>
            </w:rPr>
          </w:r>
        </w:del>
      </w:ins>
    </w:p>
    <w:p w:rsidR="00000000" w:rsidDel="00000000" w:rsidP="00000000" w:rsidRDefault="00000000" w:rsidRPr="00000000" w14:paraId="0000050D">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**Regards,**</w:delText>
          </w:r>
        </w:del>
      </w:ins>
    </w:p>
    <w:p w:rsidR="00000000" w:rsidDel="00000000" w:rsidP="00000000" w:rsidRDefault="00000000" w:rsidRPr="00000000" w14:paraId="0000050E">
      <w:pPr>
        <w:spacing w:after="240" w:before="240" w:line="276" w:lineRule="auto"/>
        <w:rPr>
          <w:ins w:author="Prajan Prajan" w:id="18" w:date="2026-09-23T04:46:41Z"/>
          <w:del w:author="Anonymous" w:id="15" w:date="2026-09-23T05:10:33Z"/>
          <w:rFonts w:ascii="Cambria" w:cs="Cambria" w:eastAsia="Cambria" w:hAnsi="Cambria"/>
          <w:b w:val="1"/>
          <w:bCs w:val="1"/>
          <w:sz w:val="30"/>
          <w:szCs w:val="30"/>
          <w:u w:val="single"/>
          <w:rPrChange w:author="Anonymous" w:id="16" w:date="2026-09-23T05:10:33Z">
            <w:rPr/>
          </w:rPrChange>
        </w:rPr>
      </w:pPr>
      <w:ins w:author="Prajan Prajan" w:id="18" w:date="2026-09-23T04:46:41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**Aparna Nelaturi**</w:delText>
          </w:r>
        </w:del>
      </w:ins>
    </w:p>
    <w:p w:rsidR="00000000" w:rsidDel="00000000" w:rsidP="00000000" w:rsidRDefault="00000000" w:rsidRPr="00000000" w14:paraId="0000050F">
      <w:pPr>
        <w:spacing w:line="276" w:lineRule="auto"/>
        <w:jc w:val="left"/>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30"/>
              <w:szCs w:val="30"/>
              <w:u w:val="single"/>
            </w:rPr>
          </w:rPrChange>
        </w:rPr>
        <w:pPrChange w:author="Anonymous" w:id="0" w:date="2026-09-22T05:37:21Z">
          <w:pPr>
            <w:spacing w:line="276" w:lineRule="auto"/>
            <w:jc w:val="center"/>
          </w:pPr>
        </w:pPrChange>
      </w:pPr>
      <w:ins w:author="Sreemathi Velayutham" w:id="24" w:date="2026-09-23T03:38:06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i</w:delText>
          </w:r>
        </w:del>
      </w:ins>
      <w:del w:author="Anonymous" w:id="15" w:date="2026-09-23T05:10:33Z"/>
      <w:ins w:author="Anonymous" w:id="25" w:date="2026-09-23T03:37:22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w:delText>
          </w:r>
        </w:del>
      </w:ins>
      <w:del w:author="Anonymous" w:id="15" w:date="2026-09-23T05:10:33Z"/>
      <w:ins w:author="Gayathri G D" w:id="26" w:date="2026-09-22T05:24:25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PrChange>
            </w:rPr>
            <w:delText xml:space="preserve">N</w:delText>
          </w:r>
        </w:del>
      </w:ins>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30"/>
                <w:szCs w:val="30"/>
                <w:u w:val="single"/>
              </w:rPr>
            </w:rPrChange>
          </w:rPr>
          <w:delText xml:space="preserve">FitBuddy – AI Fitness Plan Generator using Gemini Models </w:delText>
        </w:r>
      </w:del>
    </w:p>
    <w:p w:rsidR="00000000" w:rsidDel="00000000" w:rsidP="00000000" w:rsidRDefault="00000000" w:rsidRPr="00000000" w14:paraId="00000510">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11">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Project Description:</w:delText>
        </w:r>
      </w:del>
    </w:p>
    <w:p w:rsidR="00000000" w:rsidDel="00000000" w:rsidP="00000000" w:rsidRDefault="00000000" w:rsidRPr="00000000" w14:paraId="00000512">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13">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itBuddy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is a web-based application that uses AI to generate personalized workout plans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nutrition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p>
    <w:p w:rsidR="00000000" w:rsidDel="00000000" w:rsidP="00000000" w:rsidRDefault="00000000" w:rsidRPr="00000000" w14:paraId="00000514">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p>
    <w:p w:rsidR="00000000" w:rsidDel="00000000" w:rsidP="00000000" w:rsidRDefault="00000000" w:rsidRPr="00000000" w14:paraId="00000515">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With a clean user inter</w:delText>
        </w:r>
      </w:del>
      <w:ins w:author="S.Niranjana" w:id="28" w:date="2026-09-22T05:26:25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itBuddy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is a web-based application that uses AI to generate personalized workout plans and </w:delText>
          </w:r>
        </w:del>
      </w:ins>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face and database support via SQLite, FitBuddy ensures each user's data and generated plan are stored and accessible. It offers both API endpoints and an interactive HTML interface for ease of use.</w:delText>
        </w:r>
      </w:del>
    </w:p>
    <w:p w:rsidR="00000000" w:rsidDel="00000000" w:rsidP="00000000" w:rsidRDefault="00000000" w:rsidRPr="00000000" w14:paraId="00000516">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Scenari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os:</w:delText>
        </w:r>
        <w:r w:rsidDel="00000000" w:rsidR="00000000" w:rsidRPr="00000000">
          <w:rPr>
            <w:rtl w:val="0"/>
          </w:rPr>
        </w:r>
      </w:del>
    </w:p>
    <w:p w:rsidR="00000000" w:rsidDel="00000000" w:rsidP="00000000" w:rsidRDefault="00000000" w:rsidRPr="00000000" w14:paraId="00000517">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18">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p>
    <w:p w:rsidR="00000000" w:rsidDel="00000000" w:rsidP="00000000" w:rsidRDefault="00000000" w:rsidRPr="00000000" w14:paraId="00000519">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1A">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p>
    <w:p w:rsidR="00000000" w:rsidDel="00000000" w:rsidP="00000000" w:rsidRDefault="00000000" w:rsidRPr="00000000" w14:paraId="0000051B">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1C">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p>
    <w:p w:rsidR="00000000" w:rsidDel="00000000" w:rsidP="00000000" w:rsidRDefault="00000000" w:rsidRPr="00000000" w14:paraId="0000051D">
      <w:pPr>
        <w:spacing w:line="276" w:lineRule="auto"/>
        <w:rPr>
          <w:del w:author="Anonymous" w:id="15" w:date="2026-09-23T05:10:33Z"/>
          <w:rFonts w:ascii="Cambria" w:cs="Cambria" w:eastAsia="Cambria" w:hAnsi="Cambria"/>
          <w:b w:val="1"/>
          <w:bCs w:val="1"/>
          <w:sz w:val="28"/>
          <w:szCs w:val="28"/>
          <w:u w:val="single"/>
          <w:rPrChange w:author="saran" w:id="29" w:date="2026-09-23T12:50:34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1E">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p>
    <w:p w:rsidR="00000000" w:rsidDel="00000000" w:rsidP="00000000" w:rsidRDefault="00000000" w:rsidRPr="00000000" w14:paraId="0000051F">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20">
      <w:pPr>
        <w:pStyle w:val="Heading3"/>
        <w:keepNext w:val="0"/>
        <w:keepLines w:val="0"/>
        <w:widowControl w:val="0"/>
        <w:spacing w:before="280" w:line="240" w:lineRule="auto"/>
        <w:ind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4"/>
              <w:szCs w:val="24"/>
            </w:rPr>
          </w:rPrChange>
        </w:rPr>
        <w:pPrChange w:author="M i n n u K u m a r" w:id="0" w:date="2026-09-23T06:22:48Z">
          <w:pPr>
            <w:pStyle w:val="Heading3"/>
            <w:keepNext w:val="0"/>
            <w:keepLines w:val="0"/>
            <w:widowControl w:val="0"/>
            <w:spacing w:before="280" w:line="240" w:lineRule="auto"/>
          </w:pPr>
        </w:pPrChange>
      </w:pPr>
      <w:ins w:author="Abinaya Abinaya" w:id="30" w:date="2026-09-22T15:18:02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w:delText>
          </w:r>
        </w:del>
      </w:ins>
      <w:del w:author="Anonymous" w:id="15" w:date="2026-09-23T05:10:33Z">
        <w:bookmarkStart w:colFirst="0" w:colLast="0" w:name="_6mzio2ush1bd" w:id="3"/>
        <w:bookmarkEnd w:id="3"/>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4"/>
                <w:szCs w:val="24"/>
              </w:rPr>
            </w:rPrChange>
          </w:rPr>
          <w:delText xml:space="preserve">Technical Architecture:</w:delText>
        </w:r>
      </w:del>
    </w:p>
    <w:p w:rsidR="00000000" w:rsidDel="00000000" w:rsidP="00000000" w:rsidRDefault="00000000" w:rsidRPr="00000000" w14:paraId="00000521">
      <w:pPr>
        <w:jc w:val="center"/>
        <w:rPr>
          <w:ins w:author="Priya dharshini" w:id="33" w:date="2026-09-23T04:23:29Z"/>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ins w:author="Santhiya R k" w:id="32" w:date="2026-09-22T06:11:00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4"/>
                  <w:szCs w:val="24"/>
                </w:rPr>
              </w:rPrChange>
            </w:rPr>
            <w:delText xml:space="preserve">–</w:delText>
          </w:r>
        </w:del>
      </w:ins>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3752850" cy="5619750"/>
              <wp:effectExtent b="0" l="0" r="0" t="0"/>
              <wp:docPr id="23" name="image4.png"/>
              <a:graphic>
                <a:graphicData uri="http://schemas.openxmlformats.org/drawingml/2006/picture">
                  <pic:pic>
                    <pic:nvPicPr>
                      <pic:cNvPr id="0" name="image4.png"/>
                      <pic:cNvPicPr preferRelativeResize="0"/>
                    </pic:nvPicPr>
                    <pic:blipFill>
                      <a:blip r:embed="rId9"/>
                      <a:srcRect b="0" l="15693" r="18531" t="0"/>
                      <a:stretch>
                        <a:fillRect/>
                      </a:stretch>
                    </pic:blipFill>
                    <pic:spPr>
                      <a:xfrm>
                        <a:off x="0" y="0"/>
                        <a:ext cx="3752850" cy="5619750"/>
                      </a:xfrm>
                      <a:prstGeom prst="rect"/>
                      <a:ln/>
                    </pic:spPr>
                  </pic:pic>
                </a:graphicData>
              </a:graphic>
            </wp:inline>
          </w:drawing>
        </w:r>
      </w:del>
      <w:ins w:author="Priya dharshini" w:id="33" w:date="2026-09-23T04:23:29Z">
        <w:del w:author="Anonymous" w:id="15" w:date="2026-09-23T05:10:33Z">
          <w:r w:rsidDel="00000000" w:rsidR="00000000" w:rsidRPr="00000000">
            <w:rPr>
              <w:rtl w:val="0"/>
            </w:rPr>
          </w:r>
        </w:del>
      </w:ins>
    </w:p>
    <w:p w:rsidR="00000000" w:rsidDel="00000000" w:rsidP="00000000" w:rsidRDefault="00000000" w:rsidRPr="00000000" w14:paraId="00000522">
      <w:pPr>
        <w:jc w:val="center"/>
        <w:rPr>
          <w:ins w:author="Priya dharshini" w:id="33" w:date="2026-09-23T04:23:29Z"/>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ins w:author="Priya dharshini" w:id="33" w:date="2026-09-23T04:23:29Z">
        <w:del w:author="Anonymous" w:id="15" w:date="2026-09-23T05:10:33Z">
          <w:r w:rsidDel="00000000" w:rsidR="00000000" w:rsidRPr="00000000">
            <w:rPr>
              <w:rtl w:val="0"/>
            </w:rPr>
          </w:r>
        </w:del>
      </w:ins>
    </w:p>
    <w:p w:rsidR="00000000" w:rsidDel="00000000" w:rsidP="00000000" w:rsidRDefault="00000000" w:rsidRPr="00000000" w14:paraId="00000523">
      <w:pPr>
        <w:jc w:val="cente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24">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25">
      <w:pPr>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Pre - requisites:</w:delText>
        </w:r>
      </w:del>
      <w:ins w:author="jaya seelan" w:id="35" w:date="2026-09-22T09:27:04Z">
        <w:del w:author="Anonymous" w:id="15" w:date="2026-09-23T05:10:33Z">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Documentation</w:delText>
          </w:r>
          <w:r w:rsidDel="00000000" w:rsidR="00000000" w:rsidRPr="00000000">
            <w:fldChar w:fldCharType="end"/>
          </w:r>
        </w:del>
      </w:ins>
      <w:del w:author="Anonymous" w:id="15" w:date="2026-09-23T05:10:33Z">
        <w:r w:rsidDel="00000000" w:rsidR="00000000" w:rsidRPr="00000000">
          <w:rPr>
            <w:rtl w:val="0"/>
          </w:rPr>
        </w:r>
      </w:del>
    </w:p>
    <w:p w:rsidR="00000000" w:rsidDel="00000000" w:rsidP="00000000" w:rsidRDefault="00000000" w:rsidRPr="00000000" w14:paraId="00000526">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FastAPI </w:delText>
        </w:r>
        <w:r w:rsidDel="00000000" w:rsidR="00000000" w:rsidRPr="00000000">
          <w:fldChar w:fldCharType="end"/>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7">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Goo</w:delText>
        </w:r>
        <w:r w:rsidDel="00000000" w:rsidR="00000000" w:rsidRPr="00000000">
          <w:fldChar w:fldCharType="end"/>
        </w:r>
      </w:del>
      <w:ins w:author="ADHAVAN P N" w:id="36" w:date="2026-09-22T04:07:24Z">
        <w:del w:author="Anonymous" w:id="15" w:date="2026-09-23T05:10:3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 by </w:delText>
          </w:r>
          <w:r w:rsidDel="00000000" w:rsidR="00000000" w:rsidRPr="00000000">
            <w:fldChar w:fldCharType="end"/>
          </w:r>
        </w:del>
      </w:ins>
      <w:del w:author="Anonymous" w:id="15" w:date="2026-09-23T05:10:3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gle Generative AI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8">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W3Schools HTML/CSS/Jinja2 Tutorials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9">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Python Official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A">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Git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B">
      <w:pPr>
        <w:numPr>
          <w:ilvl w:val="0"/>
          <w:numId w:val="14"/>
        </w:numPr>
        <w:ind w:left="720" w:hanging="360"/>
        <w:rPr>
          <w:del w:author="Anonymous" w:id="15" w:date="2026-09-23T05:10:33Z"/>
          <w:rFonts w:ascii="Cambria" w:cs="Cambria" w:eastAsia="Cambria" w:hAnsi="Cambria"/>
          <w:rPrChange w:author="MANTRRALAYA" w:id="34" w:date="2026-09-23T06:41:16Z">
            <w:rPr>
              <w:rFonts w:ascii="Cambria" w:cs="Cambria" w:eastAsia="Cambria" w:hAnsi="Cambria"/>
              <w:u w:val="none"/>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SQLAlchemy and SQLite Basics: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color w:val="1155cc"/>
                <w:u w:val="single"/>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 SQLAlchemy Docs</w:delText>
        </w:r>
        <w:r w:rsidDel="00000000" w:rsidR="00000000" w:rsidRPr="00000000">
          <w:rPr>
            <w:rtl w:val="0"/>
          </w:rPr>
        </w:r>
      </w:del>
    </w:p>
    <w:p w:rsidR="00000000" w:rsidDel="00000000" w:rsidP="00000000" w:rsidRDefault="00000000" w:rsidRPr="00000000" w14:paraId="0000052C">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Virtualenv Guide</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D">
      <w:pPr>
        <w:numPr>
          <w:ilvl w:val="0"/>
          <w:numId w:val="14"/>
        </w:numPr>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4"/>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155cc"/>
                <w:u w:val="single"/>
              </w:rPr>
            </w:rPrChange>
          </w:rPr>
          <w:delText xml:space="preserve">Uvicorn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2E">
      <w:pPr>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Project Workflow:</w:delText>
        </w:r>
        <w:r w:rsidDel="00000000" w:rsidR="00000000" w:rsidRPr="00000000">
          <w:rPr>
            <w:rtl w:val="0"/>
          </w:rPr>
        </w:r>
      </w:del>
    </w:p>
    <w:p w:rsidR="00000000" w:rsidDel="00000000" w:rsidP="00000000" w:rsidRDefault="00000000" w:rsidRPr="00000000" w14:paraId="0000052F">
      <w:pPr>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Milestone 1.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Model selection and Architecture</w:delText>
        </w:r>
      </w:del>
    </w:p>
    <w:p w:rsidR="00000000" w:rsidDel="00000000" w:rsidP="00000000" w:rsidRDefault="00000000" w:rsidRPr="00000000" w14:paraId="00000530">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1.1. Research and Select the Appropriate Generative AI Model</w:delText>
        </w:r>
      </w:del>
    </w:p>
    <w:p w:rsidR="00000000" w:rsidDel="00000000" w:rsidP="00000000" w:rsidRDefault="00000000" w:rsidRPr="00000000" w14:paraId="00000531">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1.2. Define the architecture of the application</w:delText>
        </w:r>
      </w:del>
    </w:p>
    <w:p w:rsidR="00000000" w:rsidDel="00000000" w:rsidP="00000000" w:rsidRDefault="00000000" w:rsidRPr="00000000" w14:paraId="00000532">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1.3. Set up the development Environment</w:delText>
        </w:r>
      </w:del>
    </w:p>
    <w:p w:rsidR="00000000" w:rsidDel="00000000" w:rsidP="00000000" w:rsidRDefault="00000000" w:rsidRPr="00000000" w14:paraId="00000533">
      <w:pPr>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Milestone 2. Core functionalities Development</w:delText>
        </w:r>
      </w:del>
    </w:p>
    <w:p w:rsidR="00000000" w:rsidDel="00000000" w:rsidP="00000000" w:rsidRDefault="00000000" w:rsidRPr="00000000" w14:paraId="00000534">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2.1. Develop the core functionalities</w:delText>
        </w:r>
      </w:del>
    </w:p>
    <w:p w:rsidR="00000000" w:rsidDel="00000000" w:rsidP="00000000" w:rsidRDefault="00000000" w:rsidRPr="00000000" w14:paraId="00000535">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2.2. Implement the FastAPI Backend to Manage Routing and User Input Processing</w:delText>
        </w:r>
      </w:del>
    </w:p>
    <w:p w:rsidR="00000000" w:rsidDel="00000000" w:rsidP="00000000" w:rsidRDefault="00000000" w:rsidRPr="00000000" w14:paraId="00000536">
      <w:pPr>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Milestone 3. route.py Development</w:delText>
        </w:r>
      </w:del>
    </w:p>
    <w:p w:rsidR="00000000" w:rsidDel="00000000" w:rsidP="00000000" w:rsidRDefault="00000000" w:rsidRPr="00000000" w14:paraId="00000537">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3.1. Writing the Main Application Logic in routes.py</w:delText>
        </w:r>
      </w:del>
    </w:p>
    <w:p w:rsidR="00000000" w:rsidDel="00000000" w:rsidP="00000000" w:rsidRDefault="00000000" w:rsidRPr="00000000" w14:paraId="00000538">
      <w:pPr>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Milestone 4. Frontend Development</w:delText>
        </w:r>
      </w:del>
    </w:p>
    <w:p w:rsidR="00000000" w:rsidDel="00000000" w:rsidP="00000000" w:rsidRDefault="00000000" w:rsidRPr="00000000" w14:paraId="00000539">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4.1. Designing and Developing User Interface</w:delText>
        </w:r>
      </w:del>
    </w:p>
    <w:p w:rsidR="00000000" w:rsidDel="00000000" w:rsidP="00000000" w:rsidRDefault="00000000" w:rsidRPr="00000000" w14:paraId="0000053A">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4.2. Creating Dynamic Templates with FastAPI’s Jinja2 </w:delText>
        </w:r>
      </w:del>
    </w:p>
    <w:p w:rsidR="00000000" w:rsidDel="00000000" w:rsidP="00000000" w:rsidRDefault="00000000" w:rsidRPr="00000000" w14:paraId="0000053B">
      <w:pPr>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Milestone 5. Deployment </w:delText>
        </w:r>
      </w:del>
    </w:p>
    <w:p w:rsidR="00000000" w:rsidDel="00000000" w:rsidP="00000000" w:rsidRDefault="00000000" w:rsidRPr="00000000" w14:paraId="0000053C">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5.1. Preparing the Application for Local Deployment</w:delText>
        </w:r>
      </w:del>
    </w:p>
    <w:p w:rsidR="00000000" w:rsidDel="00000000" w:rsidP="00000000" w:rsidRDefault="00000000" w:rsidRPr="00000000" w14:paraId="0000053D">
      <w:pPr>
        <w:ind w:left="72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Activity 5.2. Testing and Verifying Local Deployment</w:delText>
        </w:r>
      </w:del>
    </w:p>
    <w:p w:rsidR="00000000" w:rsidDel="00000000" w:rsidP="00000000" w:rsidRDefault="00000000" w:rsidRPr="00000000" w14:paraId="0000053E">
      <w:pPr>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3F">
      <w:pPr>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40">
      <w:pPr>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Milestone 1. Model selection and Architecture</w:delText>
        </w:r>
      </w:del>
    </w:p>
    <w:p w:rsidR="00000000" w:rsidDel="00000000" w:rsidP="00000000" w:rsidRDefault="00000000" w:rsidRPr="00000000" w14:paraId="00000541">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In this milestone, we focus on selecting the appropriate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generative AI models from Google’s Gemini family</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for the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FitBuddy</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p>
    <w:p w:rsidR="00000000" w:rsidDel="00000000" w:rsidP="00000000" w:rsidRDefault="00000000" w:rsidRPr="00000000" w14:paraId="00000542">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Activity 1.1: Research and Select the Appropriate Generative AI Model</w:delText>
        </w:r>
      </w:del>
    </w:p>
    <w:p w:rsidR="00000000" w:rsidDel="00000000" w:rsidP="00000000" w:rsidRDefault="00000000" w:rsidRPr="00000000" w14:paraId="00000543">
      <w:pPr>
        <w:pStyle w:val="Heading3"/>
        <w:keepNext w:val="0"/>
        <w:keepLines w:val="0"/>
        <w:spacing w:before="280" w:lineRule="auto"/>
        <w:rPr>
          <w:ins w:author="Tdivya divyat" w:id="37" w:date="2026-09-22T15:39:00Z"/>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color w:val="000000"/>
              <w:sz w:val="22"/>
              <w:szCs w:val="22"/>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color w:val="000000"/>
                <w:sz w:val="22"/>
                <w:szCs w:val="22"/>
              </w:rPr>
            </w:rPrChange>
          </w:rPr>
          <w:delText xml:space="preserve">Understand the Project Require</w:delText>
        </w:r>
      </w:del>
      <w:ins w:author="Tdivya divyat" w:id="37" w:date="2026-09-22T15:39:00Z">
        <w:del w:author="Anonymous" w:id="15" w:date="2026-09-23T05:10:33Z">
          <w:bookmarkStart w:colFirst="0" w:colLast="0" w:name="_lbd537y3sz7b" w:id="4"/>
          <w:bookmarkEnd w:id="4"/>
          <w:r w:rsidDel="00000000" w:rsidR="00000000" w:rsidRPr="00000000">
            <w:rPr>
              <w:rtl w:val="0"/>
            </w:rPr>
          </w:r>
        </w:del>
      </w:ins>
    </w:p>
    <w:p w:rsidR="00000000" w:rsidDel="00000000" w:rsidP="00000000" w:rsidRDefault="00000000" w:rsidRPr="00000000" w14:paraId="00000544">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color w:val="000000"/>
              <w:sz w:val="22"/>
              <w:szCs w:val="22"/>
            </w:rPr>
          </w:rPrChange>
        </w:rPr>
        <w:pPrChange w:author="Tdivya divyat" w:id="0" w:date="2026-09-22T15:39:00Z">
          <w:pPr>
            <w:pStyle w:val="Heading3"/>
            <w:keepNext w:val="0"/>
            <w:keepLines w:val="0"/>
            <w:spacing w:before="280" w:lineRule="auto"/>
          </w:pPr>
        </w:pPrChange>
      </w:pPr>
      <w:del w:author="Anonymous" w:id="15" w:date="2026-09-23T05:10:33Z">
        <w:bookmarkStart w:colFirst="0" w:colLast="0" w:name="_lbd537y3sz7b" w:id="4"/>
        <w:bookmarkEnd w:id="4"/>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color w:val="000000"/>
                <w:sz w:val="22"/>
                <w:szCs w:val="22"/>
              </w:rPr>
            </w:rPrChange>
          </w:rPr>
          <w:delText xml:space="preserve">ments</w:delText>
        </w:r>
        <w:r w:rsidDel="00000000" w:rsidR="00000000" w:rsidRPr="00000000">
          <w:rPr>
            <w:rtl w:val="0"/>
          </w:rPr>
        </w:r>
      </w:del>
    </w:p>
    <w:p w:rsidR="00000000" w:rsidDel="00000000" w:rsidP="00000000" w:rsidRDefault="00000000" w:rsidRPr="00000000" w14:paraId="00000545">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FitBuddy’s AI model needed to:</w:delText>
        </w:r>
      </w:del>
    </w:p>
    <w:p w:rsidR="00000000" w:rsidDel="00000000" w:rsidP="00000000" w:rsidRDefault="00000000" w:rsidRPr="00000000" w14:paraId="00000546">
      <w:pPr>
        <w:numPr>
          <w:ilvl w:val="0"/>
          <w:numId w:val="13"/>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Generate structured 7-day workout plans</w:delText>
        </w:r>
      </w:del>
    </w:p>
    <w:p w:rsidR="00000000" w:rsidDel="00000000" w:rsidP="00000000" w:rsidRDefault="00000000" w:rsidRPr="00000000" w14:paraId="00000547">
      <w:pPr>
        <w:numPr>
          <w:ilvl w:val="0"/>
          <w:numId w:val="13"/>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Provide concise and actionable nutrition tips</w:delText>
        </w:r>
      </w:del>
    </w:p>
    <w:p w:rsidR="00000000" w:rsidDel="00000000" w:rsidP="00000000" w:rsidRDefault="00000000" w:rsidRPr="00000000" w14:paraId="00000548">
      <w:pPr>
        <w:numPr>
          <w:ilvl w:val="0"/>
          <w:numId w:val="13"/>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Update workout plans based on user feedback</w:delText>
        </w:r>
      </w:del>
    </w:p>
    <w:p w:rsidR="00000000" w:rsidDel="00000000" w:rsidP="00000000" w:rsidRDefault="00000000" w:rsidRPr="00000000" w14:paraId="00000549">
      <w:pPr>
        <w:spacing w:after="240" w:before="0" w:beforeAutospacing="0" w:lineRule="auto"/>
        <w:rPr>
          <w:del w:author="Anonymous" w:id="15" w:date="2026-09-23T05:10:33Z"/>
          <w:rFonts w:ascii="Arial" w:cs="Arial" w:eastAsia="Arial" w:hAnsi="Arial"/>
          <w:b w:val="0"/>
          <w:bCs w:val="0"/>
          <w:i w:val="0"/>
          <w:iCs w:val="0"/>
          <w:smallCaps w:val="0"/>
          <w:strike w:val="0"/>
          <w:color w:val="000000"/>
          <w:sz w:val="22"/>
          <w:szCs w:val="22"/>
          <w:u w:val="none"/>
          <w:shd w:fill="auto" w:val="clear"/>
          <w:vertAlign w:val="baseline"/>
          <w:rPrChange w:author="Shobikannan Shobikannan" w:id="39" w:date="2026-09-22T15:14:17Z">
            <w:rPr>
              <w:rFonts w:ascii="Cambria" w:cs="Cambria" w:eastAsia="Cambria" w:hAnsi="Cambria"/>
            </w:rPr>
          </w:rPrChange>
        </w:rPr>
        <w:pPrChange w:author="Shobikannan Shobikannan" w:id="0" w:date="2026-09-22T15:14:17Z">
          <w:pPr>
            <w:numPr>
              <w:ilvl w:val="0"/>
              <w:numId w:val="1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Perform well in real-time, web-based interaction</w:delText>
        </w:r>
        <w:r w:rsidDel="00000000" w:rsidR="00000000" w:rsidRPr="00000000">
          <w:rPr>
            <w:rtl w:val="0"/>
          </w:rPr>
        </w:r>
      </w:del>
    </w:p>
    <w:p w:rsidR="00000000" w:rsidDel="00000000" w:rsidP="00000000" w:rsidRDefault="00000000" w:rsidRPr="00000000" w14:paraId="0000054A">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Model Evaluation</w:delText>
        </w:r>
      </w:del>
    </w:p>
    <w:p w:rsidR="00000000" w:rsidDel="00000000" w:rsidP="00000000" w:rsidRDefault="00000000" w:rsidRPr="00000000" w14:paraId="0000054B">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We initially experimented with several Hugging Face models:</w:delText>
        </w:r>
      </w:del>
    </w:p>
    <w:p w:rsidR="00000000" w:rsidDel="00000000" w:rsidP="00000000" w:rsidRDefault="00000000" w:rsidRPr="00000000" w14:paraId="0000054C">
      <w:pPr>
        <w:numPr>
          <w:ilvl w:val="0"/>
          <w:numId w:val="33"/>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T5 &amp; BART – For text generation (workout/nutrition)</w:delText>
        </w:r>
      </w:del>
    </w:p>
    <w:p w:rsidR="00000000" w:rsidDel="00000000" w:rsidP="00000000" w:rsidRDefault="00000000" w:rsidRPr="00000000" w14:paraId="0000054D">
      <w:pPr>
        <w:numPr>
          <w:ilvl w:val="0"/>
          <w:numId w:val="33"/>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DistilBERT – For potential intent classification</w:delText>
        </w:r>
      </w:del>
    </w:p>
    <w:p w:rsidR="00000000" w:rsidDel="00000000" w:rsidP="00000000" w:rsidRDefault="00000000" w:rsidRPr="00000000" w14:paraId="0000054E">
      <w:pPr>
        <w:numPr>
          <w:ilvl w:val="0"/>
          <w:numId w:val="33"/>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3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Bloom – For general purpose generation</w:delText>
        </w:r>
      </w:del>
    </w:p>
    <w:p w:rsidR="00000000" w:rsidDel="00000000" w:rsidP="00000000" w:rsidRDefault="00000000" w:rsidRPr="00000000" w14:paraId="0000054F">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While these models showed promise in basic text generation, they had notable limitations.</w:delText>
        </w:r>
      </w:del>
    </w:p>
    <w:p w:rsidR="00000000" w:rsidDel="00000000" w:rsidP="00000000" w:rsidRDefault="00000000" w:rsidRPr="00000000" w14:paraId="00000550">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These models required:</w:delText>
        </w:r>
      </w:del>
    </w:p>
    <w:p w:rsidR="00000000" w:rsidDel="00000000" w:rsidP="00000000" w:rsidRDefault="00000000" w:rsidRPr="00000000" w14:paraId="00000551">
      <w:pPr>
        <w:numPr>
          <w:ilvl w:val="0"/>
          <w:numId w:val="30"/>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3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Hosting with Hugging Face or local GPU setup</w:delText>
        </w:r>
      </w:del>
    </w:p>
    <w:p w:rsidR="00000000" w:rsidDel="00000000" w:rsidP="00000000" w:rsidRDefault="00000000" w:rsidRPr="00000000" w14:paraId="00000552">
      <w:pPr>
        <w:numPr>
          <w:ilvl w:val="0"/>
          <w:numId w:val="30"/>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3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Fine-tuning or complex prompting to achieve structured plans</w:delText>
        </w:r>
      </w:del>
    </w:p>
    <w:p w:rsidR="00000000" w:rsidDel="00000000" w:rsidP="00000000" w:rsidRDefault="00000000" w:rsidRPr="00000000" w14:paraId="00000553">
      <w:pPr>
        <w:spacing w:after="240" w:before="240" w:lineRule="auto"/>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Final Model Selection</w:delText>
        </w:r>
      </w:del>
    </w:p>
    <w:p w:rsidR="00000000" w:rsidDel="00000000" w:rsidP="00000000" w:rsidRDefault="00000000" w:rsidRPr="00000000" w14:paraId="00000554">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After comparative testing, we selected Google Gemini models for production:</w:delText>
        </w:r>
      </w:del>
    </w:p>
    <w:p w:rsidR="00000000" w:rsidDel="00000000" w:rsidP="00000000" w:rsidRDefault="00000000" w:rsidRPr="00000000" w14:paraId="00000555">
      <w:pPr>
        <w:numPr>
          <w:ilvl w:val="0"/>
          <w:numId w:val="11"/>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1"/>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p>
    <w:p w:rsidR="00000000" w:rsidDel="00000000" w:rsidP="00000000" w:rsidRDefault="00000000" w:rsidRPr="00000000" w14:paraId="00000556">
      <w:pPr>
        <w:numPr>
          <w:ilvl w:val="0"/>
          <w:numId w:val="11"/>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1"/>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p>
    <w:p w:rsidR="00000000" w:rsidDel="00000000" w:rsidP="00000000" w:rsidRDefault="00000000" w:rsidRPr="00000000" w14:paraId="00000557">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Reasons for Choosing Gemini:</w:delText>
        </w:r>
      </w:del>
    </w:p>
    <w:p w:rsidR="00000000" w:rsidDel="00000000" w:rsidP="00000000" w:rsidRDefault="00000000" w:rsidRPr="00000000" w14:paraId="00000558">
      <w:pPr>
        <w:numPr>
          <w:ilvl w:val="0"/>
          <w:numId w:val="15"/>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API-based, easy to integrate with FastAPI</w:delText>
        </w:r>
      </w:del>
    </w:p>
    <w:p w:rsidR="00000000" w:rsidDel="00000000" w:rsidP="00000000" w:rsidRDefault="00000000" w:rsidRPr="00000000" w14:paraId="00000559">
      <w:pPr>
        <w:numPr>
          <w:ilvl w:val="0"/>
          <w:numId w:val="15"/>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Naturally understands structured formatting (days, sections)</w:delText>
        </w:r>
      </w:del>
    </w:p>
    <w:p w:rsidR="00000000" w:rsidDel="00000000" w:rsidP="00000000" w:rsidRDefault="00000000" w:rsidRPr="00000000" w14:paraId="0000055A">
      <w:pPr>
        <w:numPr>
          <w:ilvl w:val="0"/>
          <w:numId w:val="15"/>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High accuracy with minimal prompt tuning</w:delText>
        </w:r>
      </w:del>
    </w:p>
    <w:p w:rsidR="00000000" w:rsidDel="00000000" w:rsidP="00000000" w:rsidRDefault="00000000" w:rsidRPr="00000000" w14:paraId="0000055B">
      <w:pPr>
        <w:numPr>
          <w:ilvl w:val="0"/>
          <w:numId w:val="15"/>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1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Scalable and fast for feedback-based revisions</w:delText>
        </w:r>
      </w:del>
    </w:p>
    <w:p w:rsidR="00000000" w:rsidDel="00000000" w:rsidP="00000000" w:rsidRDefault="00000000" w:rsidRPr="00000000" w14:paraId="0000055C">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5D">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color w:val="000000"/>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Activity 1.2.Define the architecture of the application</w:delText>
        </w:r>
        <w:r w:rsidDel="00000000" w:rsidR="00000000" w:rsidRPr="00000000">
          <w:rPr>
            <w:rtl w:val="0"/>
          </w:rPr>
        </w:r>
      </w:del>
    </w:p>
    <w:p w:rsidR="00000000" w:rsidDel="00000000" w:rsidP="00000000" w:rsidRDefault="00000000" w:rsidRPr="00000000" w14:paraId="0000055E">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color w:val="000000"/>
              <w:sz w:val="22"/>
              <w:szCs w:val="22"/>
            </w:rPr>
          </w:rPrChange>
        </w:rPr>
      </w:pPr>
      <w:del w:author="Anonymous" w:id="15" w:date="2026-09-23T05:10:33Z">
        <w:bookmarkStart w:colFirst="0" w:colLast="0" w:name="_nglf1hhz9itk" w:id="5"/>
        <w:bookmarkEnd w:id="5"/>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000000"/>
                <w:sz w:val="22"/>
                <w:szCs w:val="22"/>
              </w:rPr>
            </w:rPrChange>
          </w:rPr>
          <w:delText xml:space="preserve">Architecture Overview: FitBuddy follows a modular FastAPI-based architecture-</w:delText>
        </w:r>
      </w:del>
    </w:p>
    <w:p w:rsidR="00000000" w:rsidDel="00000000" w:rsidP="00000000" w:rsidRDefault="00000000" w:rsidRPr="00000000" w14:paraId="0000055F">
      <w:pPr>
        <w:numPr>
          <w:ilvl w:val="0"/>
          <w:numId w:val="7"/>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Frontend: HTML + Jinja2 templates for user input and display</w:delText>
        </w:r>
      </w:del>
    </w:p>
    <w:p w:rsidR="00000000" w:rsidDel="00000000" w:rsidP="00000000" w:rsidRDefault="00000000" w:rsidRPr="00000000" w14:paraId="00000560">
      <w:pPr>
        <w:numPr>
          <w:ilvl w:val="0"/>
          <w:numId w:val="7"/>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Backend: FastAPI for route handling and logic</w:delText>
        </w:r>
      </w:del>
    </w:p>
    <w:p w:rsidR="00000000" w:rsidDel="00000000" w:rsidP="00000000" w:rsidRDefault="00000000" w:rsidRPr="00000000" w14:paraId="00000561">
      <w:pPr>
        <w:numPr>
          <w:ilvl w:val="0"/>
          <w:numId w:val="7"/>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AI Layer: Google Gemini APIs (Pro &amp; Flash)</w:delText>
        </w:r>
      </w:del>
    </w:p>
    <w:p w:rsidR="00000000" w:rsidDel="00000000" w:rsidP="00000000" w:rsidRDefault="00000000" w:rsidRPr="00000000" w14:paraId="00000562">
      <w:pPr>
        <w:numPr>
          <w:ilvl w:val="0"/>
          <w:numId w:val="7"/>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Database: SQLite with SQLAlchemy for persistence</w:delText>
        </w:r>
      </w:del>
    </w:p>
    <w:p w:rsidR="00000000" w:rsidDel="00000000" w:rsidP="00000000" w:rsidRDefault="00000000" w:rsidRPr="00000000" w14:paraId="00000563">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color w:val="000000"/>
              <w:sz w:val="22"/>
              <w:szCs w:val="22"/>
            </w:rPr>
          </w:rPrChange>
        </w:rPr>
      </w:pPr>
      <w:del w:author="Anonymous" w:id="15" w:date="2026-09-23T05:10:33Z">
        <w:bookmarkStart w:colFirst="0" w:colLast="0" w:name="_2lprh0jwbfzp" w:id="6"/>
        <w:bookmarkEnd w:id="6"/>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000000"/>
                <w:sz w:val="22"/>
                <w:szCs w:val="22"/>
              </w:rPr>
            </w:rPrChange>
          </w:rPr>
          <w:delText xml:space="preserve">Frontend Responsibilities: Users interact via-</w:delText>
        </w:r>
      </w:del>
    </w:p>
    <w:p w:rsidR="00000000" w:rsidDel="00000000" w:rsidP="00000000" w:rsidRDefault="00000000" w:rsidRPr="00000000" w14:paraId="00000564">
      <w:pPr>
        <w:numPr>
          <w:ilvl w:val="0"/>
          <w:numId w:val="9"/>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 Input form</w:delText>
        </w:r>
      </w:del>
    </w:p>
    <w:p w:rsidR="00000000" w:rsidDel="00000000" w:rsidP="00000000" w:rsidRDefault="00000000" w:rsidRPr="00000000" w14:paraId="00000565">
      <w:pPr>
        <w:numPr>
          <w:ilvl w:val="0"/>
          <w:numId w:val="9"/>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 Plan, tip, feedback</w:delText>
        </w:r>
      </w:del>
    </w:p>
    <w:p w:rsidR="00000000" w:rsidDel="00000000" w:rsidP="00000000" w:rsidRDefault="00000000" w:rsidRPr="00000000" w14:paraId="00000566">
      <w:pPr>
        <w:numPr>
          <w:ilvl w:val="0"/>
          <w:numId w:val="9"/>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9"/>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all_users.html</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 Admin panel</w:delText>
        </w:r>
      </w:del>
    </w:p>
    <w:p w:rsidR="00000000" w:rsidDel="00000000" w:rsidP="00000000" w:rsidRDefault="00000000" w:rsidRPr="00000000" w14:paraId="00000567">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color w:val="000000"/>
              <w:sz w:val="22"/>
              <w:szCs w:val="22"/>
            </w:rPr>
          </w:rPrChange>
        </w:rPr>
      </w:pPr>
      <w:del w:author="Anonymous" w:id="15" w:date="2026-09-23T05:10:33Z">
        <w:bookmarkStart w:colFirst="0" w:colLast="0" w:name="_5ctkjgrlo2x0" w:id="7"/>
        <w:bookmarkEnd w:id="7"/>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000000"/>
                <w:sz w:val="22"/>
                <w:szCs w:val="22"/>
              </w:rPr>
            </w:rPrChange>
          </w:rPr>
          <w:delText xml:space="preserve">Backend Responsibilities:</w:delText>
        </w:r>
      </w:del>
    </w:p>
    <w:p w:rsidR="00000000" w:rsidDel="00000000" w:rsidP="00000000" w:rsidRDefault="00000000" w:rsidRPr="00000000" w14:paraId="00000568">
      <w:pPr>
        <w:numPr>
          <w:ilvl w:val="0"/>
          <w:numId w:val="27"/>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Receives form data</w:delText>
        </w:r>
      </w:del>
    </w:p>
    <w:p w:rsidR="00000000" w:rsidDel="00000000" w:rsidP="00000000" w:rsidRDefault="00000000" w:rsidRPr="00000000" w14:paraId="00000569">
      <w:pPr>
        <w:numPr>
          <w:ilvl w:val="0"/>
          <w:numId w:val="27"/>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Calls Gemini models</w:delText>
        </w:r>
      </w:del>
    </w:p>
    <w:p w:rsidR="00000000" w:rsidDel="00000000" w:rsidP="00000000" w:rsidRDefault="00000000" w:rsidRPr="00000000" w14:paraId="0000056A">
      <w:pPr>
        <w:numPr>
          <w:ilvl w:val="0"/>
          <w:numId w:val="27"/>
        </w:numPr>
        <w:spacing w:after="0" w:afterAutospacing="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Stores user info and plans</w:delText>
        </w:r>
      </w:del>
    </w:p>
    <w:p w:rsidR="00000000" w:rsidDel="00000000" w:rsidP="00000000" w:rsidRDefault="00000000" w:rsidRPr="00000000" w14:paraId="0000056B">
      <w:pPr>
        <w:numPr>
          <w:ilvl w:val="0"/>
          <w:numId w:val="27"/>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7"/>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Renders dynamic templates</w:delText>
        </w:r>
      </w:del>
    </w:p>
    <w:p w:rsidR="00000000" w:rsidDel="00000000" w:rsidP="00000000" w:rsidRDefault="00000000" w:rsidRPr="00000000" w14:paraId="0000056C">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color w:val="000000"/>
              <w:sz w:val="22"/>
              <w:szCs w:val="22"/>
            </w:rPr>
          </w:rPrChange>
        </w:rPr>
      </w:pPr>
      <w:del w:author="Anonymous" w:id="15" w:date="2026-09-23T05:10:33Z">
        <w:bookmarkStart w:colFirst="0" w:colLast="0" w:name="_fc3rb4hi67ol" w:id="8"/>
        <w:bookmarkEnd w:id="8"/>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000000"/>
                <w:sz w:val="22"/>
                <w:szCs w:val="22"/>
              </w:rPr>
            </w:rPrChange>
          </w:rPr>
          <w:delText xml:space="preserve">AI Integration Points:</w:delText>
        </w:r>
      </w:del>
    </w:p>
    <w:p w:rsidR="00000000" w:rsidDel="00000000" w:rsidP="00000000" w:rsidRDefault="00000000" w:rsidRPr="00000000" w14:paraId="0000056D">
      <w:pPr>
        <w:numPr>
          <w:ilvl w:val="0"/>
          <w:numId w:val="23"/>
        </w:numPr>
        <w:spacing w:after="0" w:afterAutospacing="0" w:before="24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Workout generation &amp; feedback updates → Gemini Pro</w:delText>
        </w:r>
      </w:del>
    </w:p>
    <w:p w:rsidR="00000000" w:rsidDel="00000000" w:rsidP="00000000" w:rsidRDefault="00000000" w:rsidRPr="00000000" w14:paraId="0000056E">
      <w:pPr>
        <w:numPr>
          <w:ilvl w:val="0"/>
          <w:numId w:val="23"/>
        </w:numPr>
        <w:spacing w:after="240" w:before="0" w:beforeAutospacing="0" w:lineRule="auto"/>
        <w:ind w:left="720" w:hanging="360"/>
        <w:rPr>
          <w:del w:author="Anonymous" w:id="15" w:date="2026-09-23T05:10:33Z"/>
          <w:rFonts w:ascii="Times New Roman" w:cs="Times New Roman" w:eastAsia="Times New Roman" w:hAnsi="Times New Roman"/>
          <w:b w:val="1"/>
          <w:bCs w:val="1"/>
          <w:rPrChange w:author="MANTRRALAYA" w:id="34" w:date="2026-09-23T06:41:16Z">
            <w:rPr>
              <w:rFonts w:ascii="Cambria" w:cs="Cambria" w:eastAsia="Cambria" w:hAnsi="Cambria"/>
            </w:rPr>
          </w:rPrChange>
        </w:rPr>
        <w:pPrChange w:author="MANTRRALAYA" w:id="0" w:date="2026-09-23T06:41:16Z">
          <w:pPr>
            <w:numPr>
              <w:ilvl w:val="0"/>
              <w:numId w:val="23"/>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Nutrition tips → Gemini Flash</w:delText>
        </w:r>
      </w:del>
    </w:p>
    <w:p w:rsidR="00000000" w:rsidDel="00000000" w:rsidP="00000000" w:rsidRDefault="00000000" w:rsidRPr="00000000" w14:paraId="0000056F">
      <w:pPr>
        <w:spacing w:after="240" w:before="240" w:lineRule="auto"/>
        <w:ind w:left="720" w:firstLine="0"/>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70">
      <w:pPr>
        <w:spacing w:after="240" w:before="240" w:lineRule="auto"/>
        <w:ind w:left="0" w:firstLine="0"/>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Activity</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sz w:val="24"/>
                <w:szCs w:val="24"/>
              </w:rPr>
            </w:rPrChange>
          </w:rPr>
          <w:delText xml:space="preserve">1.3 Set up the development Environment:</w:delText>
        </w:r>
      </w:del>
    </w:p>
    <w:p w:rsidR="00000000" w:rsidDel="00000000" w:rsidP="00000000" w:rsidRDefault="00000000" w:rsidRPr="00000000" w14:paraId="00000571">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Install Python &amp; Pip</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Ensure Python  and pip are installed.</w:delText>
        </w:r>
      </w:del>
    </w:p>
    <w:p w:rsidR="00000000" w:rsidDel="00000000" w:rsidP="00000000" w:rsidRDefault="00000000" w:rsidRPr="00000000" w14:paraId="00000572">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Create Virtual Environment</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delText>
          <w:br w:type="textWrapping"/>
          <w:delText xml:space="preserv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python -m venv fitbuddy-env</w:delText>
          <w:br w:type="textWrapping"/>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fitbuddy-env\Scripts\activate</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(Windows)</w:delText>
        </w:r>
      </w:del>
    </w:p>
    <w:p w:rsidR="00000000" w:rsidDel="00000000" w:rsidP="00000000" w:rsidRDefault="00000000" w:rsidRPr="00000000" w14:paraId="00000573">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Install Required Libraries</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delText>
          <w:br w:type="textWrapping"/>
          <w:delText xml:space="preserve">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pip install fastapi uvicorn jinja2 sqlalchemy python-multipart google-generativeai</w:delText>
        </w:r>
        <w:r w:rsidDel="00000000" w:rsidR="00000000" w:rsidRPr="00000000">
          <w:rPr>
            <w:rtl w:val="0"/>
          </w:rPr>
        </w:r>
      </w:del>
    </w:p>
    <w:p w:rsidR="00000000" w:rsidDel="00000000" w:rsidP="00000000" w:rsidRDefault="00000000" w:rsidRPr="00000000" w14:paraId="00000574">
      <w:pPr>
        <w:spacing w:after="240" w:before="240" w:lineRule="auto"/>
        <w:rPr>
          <w:ins w:author="Umar Mohideen" w:id="40" w:date="2026-09-22T14:33:46Z"/>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Run Server</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delText>
          <w:br w:type="textWrapping"/>
          <w:delText xml:space="preserve"> </w:delText>
        </w:r>
      </w:del>
      <w:ins w:author="Umar Mohideen" w:id="40" w:date="2026-09-22T14:33:46Z">
        <w:del w:author="Anonymous" w:id="15" w:date="2026-09-23T05:10:33Z">
          <w:r w:rsidDel="00000000" w:rsidR="00000000" w:rsidRPr="00000000">
            <w:rPr>
              <w:rtl w:val="0"/>
            </w:rPr>
          </w:r>
        </w:del>
      </w:ins>
    </w:p>
    <w:p w:rsidR="00000000" w:rsidDel="00000000" w:rsidP="00000000" w:rsidRDefault="00000000" w:rsidRPr="00000000" w14:paraId="00000575">
      <w:pPr>
        <w:spacing w:after="240" w:before="240" w:lineRule="auto"/>
        <w:rPr>
          <w:ins w:author="Umar Mohideen" w:id="40" w:date="2026-09-22T14:33:46Z"/>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rPr>
          </w:rPrChange>
        </w:rPr>
      </w:pPr>
      <w:ins w:author="Umar Mohideen" w:id="40" w:date="2026-09-22T14:33:46Z">
        <w:del w:author="Anonymous" w:id="15" w:date="2026-09-23T05:10:33Z">
          <w:r w:rsidDel="00000000" w:rsidR="00000000" w:rsidRPr="00000000">
            <w:rPr>
              <w:rtl w:val="0"/>
            </w:rPr>
          </w:r>
        </w:del>
      </w:ins>
    </w:p>
    <w:p w:rsidR="00000000" w:rsidDel="00000000" w:rsidP="00000000" w:rsidRDefault="00000000" w:rsidRPr="00000000" w14:paraId="00000576">
      <w:pPr>
        <w:spacing w:after="240" w:before="240" w:lineRule="auto"/>
        <w:rPr>
          <w:ins w:author="Umar Mohideen" w:id="40" w:date="2026-09-22T14:33:46Z"/>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rPr>
          </w:rPrChange>
        </w:rPr>
      </w:pPr>
      <w:ins w:author="Umar Mohideen" w:id="40" w:date="2026-09-22T14:33:46Z">
        <w:del w:author="Anonymous" w:id="15" w:date="2026-09-23T05:10:33Z">
          <w:r w:rsidDel="00000000" w:rsidR="00000000" w:rsidRPr="00000000">
            <w:rPr>
              <w:rtl w:val="0"/>
            </w:rPr>
          </w:r>
        </w:del>
      </w:ins>
    </w:p>
    <w:p w:rsidR="00000000" w:rsidDel="00000000" w:rsidP="00000000" w:rsidRDefault="00000000" w:rsidRPr="00000000" w14:paraId="00000577">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uvicorn app.main:app --reload</w:delText>
          <w:br w:type="textWrapping"/>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Visit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http://127.0.0.1:8000</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for the app and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/docs</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for API testing.</w:delText>
        </w:r>
      </w:del>
    </w:p>
    <w:p w:rsidR="00000000" w:rsidDel="00000000" w:rsidP="00000000" w:rsidRDefault="00000000" w:rsidRPr="00000000" w14:paraId="00000578">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9">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A">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B">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C">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D">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E">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7F">
      <w:pPr>
        <w:spacing w:after="240" w:before="240" w:lineRule="auto"/>
        <w:rPr>
          <w:del w:author="Anonymous" w:id="15" w:date="2026-09-23T05:10:33Z"/>
          <w:rFonts w:ascii="Times New Roman" w:cs="Times New Roman" w:eastAsia="Times New Roman" w:hAnsi="Times New Roman"/>
          <w:b w:val="1"/>
          <w:bCs w:val="1"/>
          <w:sz w:val="30"/>
          <w:szCs w:val="30"/>
          <w:u w:val="single"/>
          <w:rPrChange w:author="MANTRRALAYA" w:id="34" w:date="2026-09-23T06:41:16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80">
      <w:pPr>
        <w:spacing w:after="240" w:before="240" w:lineRule="auto"/>
        <w:rPr>
          <w:del w:author="Anonymous" w:id="15" w:date="2026-09-23T05:10:33Z"/>
          <w:rFonts w:ascii="Cambria" w:cs="Cambria" w:eastAsia="Cambria" w:hAnsi="Cambria"/>
          <w:b w:val="1"/>
          <w:bCs w:val="1"/>
          <w:sz w:val="30"/>
          <w:szCs w:val="30"/>
          <w:u w:val="single"/>
          <w:rPrChange w:author="MANTRRALAYA" w:id="34" w:date="2026-09-23T06:41:16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b w:val="1"/>
                <w:bCs w:val="1"/>
              </w:rPr>
            </w:rPrChange>
          </w:rPr>
          <w:delText xml:space="preserve">Set Up Project Structure</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w:delText>
          <w:br w:type="textWrapping"/>
          <w:delText xml:space="preserve">Create folders: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/app</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(Python files),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/templates</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(HTML), </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color w:val="188038"/>
              </w:rPr>
            </w:rPrChange>
          </w:rPr>
          <w:delText xml:space="preserve">/static/images</w:delText>
        </w:r>
        <w:r w:rsidDel="00000000" w:rsidR="00000000" w:rsidRPr="00000000">
          <w:rPr>
            <w:rFonts w:ascii="Cambria" w:cs="Cambria" w:eastAsia="Cambria" w:hAnsi="Cambria"/>
            <w:b w:val="1"/>
            <w:bCs w:val="1"/>
            <w:sz w:val="30"/>
            <w:szCs w:val="30"/>
            <w:u w:val="single"/>
            <w:rtl w:val="0"/>
            <w:rPrChange w:author="MANTRRALAYA" w:id="34" w:date="2026-09-23T06:41:16Z">
              <w:rPr>
                <w:rFonts w:ascii="Cambria" w:cs="Cambria" w:eastAsia="Cambria" w:hAnsi="Cambria"/>
              </w:rPr>
            </w:rPrChange>
          </w:rPr>
          <w:delText xml:space="preserve"> (assets)</w:delText>
        </w:r>
      </w:del>
    </w:p>
    <w:p w:rsidR="00000000" w:rsidDel="00000000" w:rsidP="00000000" w:rsidRDefault="00000000" w:rsidRPr="00000000" w14:paraId="00000581">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4648200"/>
              <wp:effectExtent b="0" l="0" r="0" t="0"/>
              <wp:docPr id="7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46482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br w:type="textWrapping"/>
        </w:r>
        <w:r w:rsidDel="00000000" w:rsidR="00000000" w:rsidRPr="00000000">
          <w:rPr>
            <w:rtl w:val="0"/>
          </w:rPr>
        </w:r>
      </w:del>
    </w:p>
    <w:p w:rsidR="00000000" w:rsidDel="00000000" w:rsidP="00000000" w:rsidRDefault="00000000" w:rsidRPr="00000000" w14:paraId="00000582">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3">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4">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5">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6">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7">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88">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Milestone 2. Core functionalities Development</w:delText>
        </w:r>
      </w:del>
    </w:p>
    <w:p w:rsidR="00000000" w:rsidDel="00000000" w:rsidP="00000000" w:rsidRDefault="00000000" w:rsidRPr="00000000" w14:paraId="00000589">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2.1 Develop the core functionalities:</w:delText>
        </w:r>
      </w:del>
    </w:p>
    <w:p w:rsidR="00000000" w:rsidDel="00000000" w:rsidP="00000000" w:rsidRDefault="00000000" w:rsidRPr="00000000" w14:paraId="0000058A">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k4uxfzvn19nz" w:id="9"/>
        <w:bookmarkEnd w:id="9"/>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Workout Plan Generation</w:delText>
        </w:r>
      </w:del>
    </w:p>
    <w:p w:rsidR="00000000" w:rsidDel="00000000" w:rsidP="00000000" w:rsidRDefault="00000000" w:rsidRPr="00000000" w14:paraId="0000058B">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188038"/>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generate_workout_gemini()</w:delText>
          <w:br w:type="textWrapping"/>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gemini_generator.py</w:delText>
        </w:r>
      </w:del>
    </w:p>
    <w:p w:rsidR="00000000" w:rsidDel="00000000" w:rsidP="00000000" w:rsidRDefault="00000000" w:rsidRPr="00000000" w14:paraId="0000058C">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p>
    <w:p w:rsidR="00000000" w:rsidDel="00000000" w:rsidP="00000000" w:rsidRDefault="00000000" w:rsidRPr="00000000" w14:paraId="0000058D">
      <w:pPr>
        <w:numPr>
          <w:ilvl w:val="0"/>
          <w:numId w:val="4"/>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Warm-up (5–10 mins)</w:delText>
        </w:r>
      </w:del>
    </w:p>
    <w:p w:rsidR="00000000" w:rsidDel="00000000" w:rsidP="00000000" w:rsidRDefault="00000000" w:rsidRPr="00000000" w14:paraId="0000058E">
      <w:pPr>
        <w:numPr>
          <w:ilvl w:val="0"/>
          <w:numId w:val="4"/>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Main workout (exercise details, sets, reps)</w:delText>
        </w:r>
      </w:del>
    </w:p>
    <w:p w:rsidR="00000000" w:rsidDel="00000000" w:rsidP="00000000" w:rsidRDefault="00000000" w:rsidRPr="00000000" w14:paraId="0000058F">
      <w:pPr>
        <w:numPr>
          <w:ilvl w:val="0"/>
          <w:numId w:val="4"/>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Cooldown or recovery tip</w:delText>
        </w:r>
      </w:del>
    </w:p>
    <w:p w:rsidR="00000000" w:rsidDel="00000000" w:rsidP="00000000" w:rsidRDefault="00000000" w:rsidRPr="00000000" w14:paraId="00000590">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output is returned to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rendered on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page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&lt;pre&gt;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blocks for formatting.</w:delText>
        </w:r>
      </w:del>
    </w:p>
    <w:p w:rsidR="00000000" w:rsidDel="00000000" w:rsidP="00000000" w:rsidRDefault="00000000" w:rsidRPr="00000000" w14:paraId="00000591">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2362200"/>
              <wp:effectExtent b="0" l="0" r="0" t="0"/>
              <wp:docPr id="4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2362200"/>
                      </a:xfrm>
                      <a:prstGeom prst="rect"/>
                      <a:ln/>
                    </pic:spPr>
                  </pic:pic>
                </a:graphicData>
              </a:graphic>
            </wp:inline>
          </w:drawing>
        </w:r>
        <w:r w:rsidDel="00000000" w:rsidR="00000000" w:rsidRPr="00000000">
          <w:rPr>
            <w:rtl w:val="0"/>
          </w:rPr>
        </w:r>
      </w:del>
    </w:p>
    <w:p w:rsidR="00000000" w:rsidDel="00000000" w:rsidP="00000000" w:rsidRDefault="00000000" w:rsidRPr="00000000" w14:paraId="00000592">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ezwx1pf7w9b0" w:id="10"/>
        <w:bookmarkEnd w:id="10"/>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Nutrition Tip Generation</w:delText>
        </w:r>
      </w:del>
    </w:p>
    <w:p w:rsidR="00000000" w:rsidDel="00000000" w:rsidP="00000000" w:rsidRDefault="00000000" w:rsidRPr="00000000" w14:paraId="00000593">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188038"/>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generate_nutrition_tip_with_flash()</w:delText>
          <w:br w:type="textWrapping"/>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gemini_flash_generator.py</w:delText>
        </w:r>
      </w:del>
    </w:p>
    <w:p w:rsidR="00000000" w:rsidDel="00000000" w:rsidP="00000000" w:rsidRDefault="00000000" w:rsidRPr="00000000" w14:paraId="00000594">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595">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3890963" cy="2270414"/>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p>
    <w:p w:rsidR="00000000" w:rsidDel="00000000" w:rsidP="00000000" w:rsidRDefault="00000000" w:rsidRPr="00000000" w14:paraId="00000596">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xf9f9d7tm21" w:id="11"/>
        <w:bookmarkEnd w:id="11"/>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Feedback-Based Plan Updating</w:delText>
        </w:r>
      </w:del>
    </w:p>
    <w:p w:rsidR="00000000" w:rsidDel="00000000" w:rsidP="00000000" w:rsidRDefault="00000000" w:rsidRPr="00000000" w14:paraId="00000597">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188038"/>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Function: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update_workout_plan()</w:delText>
          <w:br w:type="textWrapping"/>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updated_plan.py</w:delText>
        </w:r>
      </w:del>
    </w:p>
    <w:p w:rsidR="00000000" w:rsidDel="00000000" w:rsidP="00000000" w:rsidRDefault="00000000" w:rsidRPr="00000000" w14:paraId="00000598">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p>
    <w:p w:rsidR="00000000" w:rsidDel="00000000" w:rsidP="00000000" w:rsidRDefault="00000000" w:rsidRPr="00000000" w14:paraId="00000599">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ins w:author="Joshwin" w:id="42" w:date="2026-09-23T05:38:21Z">
        <w:del w:author="Anonymous" w:id="15" w:date="2026-09-23T05:10:33Z">
          <w:r w:rsidDel="00000000" w:rsidR="00000000" w:rsidRPr="00000000">
            <w:rPr>
              <w:rFonts w:ascii="Cambria" w:cs="Cambria" w:eastAsia="Cambria" w:hAnsi="Cambria"/>
              <w:b w:val="1"/>
              <w:bCs w:val="1"/>
              <w:sz w:val="30"/>
              <w:szCs w:val="30"/>
              <w:u w:val="single"/>
              <w:rtl w:val="0"/>
              <w:rPrChange w:author="Joshwin" w:id="43" w:date="2026-09-23T05:38:21Z">
                <w:rPr>
                  <w:rFonts w:ascii="Cambria" w:cs="Cambria" w:eastAsia="Cambria" w:hAnsi="Cambria"/>
                </w:rPr>
              </w:rPrChange>
            </w:rPr>
            <w:delText xml:space="preserve">Ii</w:delText>
          </w:r>
        </w:del>
      </w:ins>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2311400"/>
              <wp:effectExtent b="0" l="0" r="0" t="0"/>
              <wp:docPr id="5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9A">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rPr>
            </w:rPrChange>
          </w:rPr>
          <w:delText xml:space="preserve">User &amp; Plan Storage</w:delText>
        </w:r>
      </w:del>
    </w:p>
    <w:p w:rsidR="00000000" w:rsidDel="00000000" w:rsidP="00000000" w:rsidRDefault="00000000" w:rsidRPr="00000000" w14:paraId="0000059B">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Functions:</w:delText>
        </w:r>
      </w:del>
    </w:p>
    <w:p w:rsidR="00000000" w:rsidDel="00000000" w:rsidP="00000000" w:rsidRDefault="00000000" w:rsidRPr="00000000" w14:paraId="0000059C">
      <w:pPr>
        <w:numPr>
          <w:ilvl w:val="0"/>
          <w:numId w:val="28"/>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save_user()</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save_plan()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update_plan()</w:delText>
        </w:r>
      </w:del>
    </w:p>
    <w:p w:rsidR="00000000" w:rsidDel="00000000" w:rsidP="00000000" w:rsidRDefault="00000000" w:rsidRPr="00000000" w14:paraId="0000059D">
      <w:pPr>
        <w:numPr>
          <w:ilvl w:val="0"/>
          <w:numId w:val="28"/>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get_original_plan()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get_user()</w:delText>
        </w:r>
      </w:del>
    </w:p>
    <w:p w:rsidR="00000000" w:rsidDel="00000000" w:rsidP="00000000" w:rsidRDefault="00000000" w:rsidRPr="00000000" w14:paraId="0000059E">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188038"/>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File: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database.py</w:delText>
        </w:r>
      </w:del>
    </w:p>
    <w:p w:rsidR="00000000" w:rsidDel="00000000" w:rsidP="00000000" w:rsidRDefault="00000000" w:rsidRPr="00000000" w14:paraId="0000059F">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p>
    <w:p w:rsidR="00000000" w:rsidDel="00000000" w:rsidP="00000000" w:rsidRDefault="00000000" w:rsidRPr="00000000" w14:paraId="000005A0">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40386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4038600"/>
                      </a:xfrm>
                      <a:prstGeom prst="rect"/>
                      <a:ln/>
                    </pic:spPr>
                  </pic:pic>
                </a:graphicData>
              </a:graphic>
            </wp:inline>
          </w:drawing>
        </w:r>
        <w:r w:rsidDel="00000000" w:rsidR="00000000" w:rsidRPr="00000000">
          <w:rPr>
            <w:rtl w:val="0"/>
          </w:rPr>
        </w:r>
      </w:del>
    </w:p>
    <w:p w:rsidR="00000000" w:rsidDel="00000000" w:rsidP="00000000" w:rsidRDefault="00000000" w:rsidRPr="00000000" w14:paraId="000005A1">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4262438" cy="1712502"/>
              <wp:effectExtent b="0" l="0" r="0" t="0"/>
              <wp:docPr id="3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p>
    <w:p w:rsidR="00000000" w:rsidDel="00000000" w:rsidP="00000000" w:rsidRDefault="00000000" w:rsidRPr="00000000" w14:paraId="000005A2">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4526770" cy="1636987"/>
              <wp:effectExtent b="0" l="0" r="0" t="0"/>
              <wp:docPr id="8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p>
    <w:p w:rsidR="00000000" w:rsidDel="00000000" w:rsidP="00000000" w:rsidRDefault="00000000" w:rsidRPr="00000000" w14:paraId="000005A3">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1041400"/>
              <wp:effectExtent b="0" l="0" r="0" t="0"/>
              <wp:docPr id="5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A4">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736600"/>
              <wp:effectExtent b="0" l="0" r="0" t="0"/>
              <wp:docPr id="8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736600"/>
                      </a:xfrm>
                      <a:prstGeom prst="rect"/>
                      <a:ln/>
                    </pic:spPr>
                  </pic:pic>
                </a:graphicData>
              </a:graphic>
            </wp:inline>
          </w:drawing>
        </w:r>
        <w:r w:rsidDel="00000000" w:rsidR="00000000" w:rsidRPr="00000000">
          <w:rPr>
            <w:rtl w:val="0"/>
          </w:rPr>
        </w:r>
      </w:del>
    </w:p>
    <w:p w:rsidR="00000000" w:rsidDel="00000000" w:rsidP="00000000" w:rsidRDefault="00000000" w:rsidRPr="00000000" w14:paraId="000005A5">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7s5n6z2ozwy0" w:id="12"/>
        <w:bookmarkEnd w:id="12"/>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Admin View of All Users</w:delText>
        </w:r>
      </w:del>
    </w:p>
    <w:p w:rsidR="00000000" w:rsidDel="00000000" w:rsidP="00000000" w:rsidRDefault="00000000" w:rsidRPr="00000000" w14:paraId="000005A6">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188038"/>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Route: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/view-all-users</w:delText>
          <w:br w:type="textWrapping"/>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Template: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all_users.html</w:delText>
        </w:r>
      </w:del>
    </w:p>
    <w:p w:rsidR="00000000" w:rsidDel="00000000" w:rsidP="00000000" w:rsidRDefault="00000000" w:rsidRPr="00000000" w14:paraId="000005A7">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Displays a list of all users and their respective plans. Rendered with Jinja2 using a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for user in users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loop, it allows administrators to see original and updated plans clearly in a structured table format.</w:delText>
        </w:r>
      </w:del>
    </w:p>
    <w:p w:rsidR="00000000" w:rsidDel="00000000" w:rsidP="00000000" w:rsidRDefault="00000000" w:rsidRPr="00000000" w14:paraId="000005A8">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4738614" cy="2779987"/>
              <wp:effectExtent b="0" l="0" r="0" t="0"/>
              <wp:docPr id="7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p>
    <w:p w:rsidR="00000000" w:rsidDel="00000000" w:rsidP="00000000" w:rsidRDefault="00000000" w:rsidRPr="00000000" w14:paraId="000005A9">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2.2: Implement the FastAPI Backend to Manage Routing and User Input Processing</w:delText>
        </w:r>
      </w:del>
    </w:p>
    <w:p w:rsidR="00000000" w:rsidDel="00000000" w:rsidP="00000000" w:rsidRDefault="00000000" w:rsidRPr="00000000" w14:paraId="000005AA">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agyq49x9741v" w:id="13"/>
        <w:bookmarkEnd w:id="13"/>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Define Routes in FastAPI</w:delText>
        </w:r>
      </w:del>
    </w:p>
    <w:p w:rsidR="00000000" w:rsidDel="00000000" w:rsidP="00000000" w:rsidRDefault="00000000" w:rsidRPr="00000000" w14:paraId="000005AB">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 routing logic is handled in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Each route is linked to the corresponding function developed in Activity 2.1.</w:delText>
        </w:r>
      </w:del>
    </w:p>
    <w:p w:rsidR="00000000" w:rsidDel="00000000" w:rsidP="00000000" w:rsidRDefault="00000000" w:rsidRPr="00000000" w14:paraId="000005AC">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4meq94mh0ahm" w:id="14"/>
        <w:bookmarkEnd w:id="14"/>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6"/>
                <w:szCs w:val="26"/>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Process User Input</w:delText>
        </w:r>
      </w:del>
    </w:p>
    <w:p w:rsidR="00000000" w:rsidDel="00000000" w:rsidP="00000000" w:rsidRDefault="00000000" w:rsidRPr="00000000" w14:paraId="000005AD">
      <w:pPr>
        <w:numPr>
          <w:ilvl w:val="0"/>
          <w:numId w:val="22"/>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HTML Form: Created in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index.html</w:delText>
        </w:r>
      </w:del>
    </w:p>
    <w:p w:rsidR="00000000" w:rsidDel="00000000" w:rsidP="00000000" w:rsidRDefault="00000000" w:rsidRPr="00000000" w14:paraId="000005AE">
      <w:pPr>
        <w:numPr>
          <w:ilvl w:val="0"/>
          <w:numId w:val="22"/>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Users enter: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username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user_id</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age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weight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goal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intensity</w:delText>
        </w:r>
      </w:del>
    </w:p>
    <w:p w:rsidR="00000000" w:rsidDel="00000000" w:rsidP="00000000" w:rsidRDefault="00000000" w:rsidRPr="00000000" w14:paraId="000005AF">
      <w:pPr>
        <w:numPr>
          <w:ilvl w:val="0"/>
          <w:numId w:val="22"/>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FastAPI captures inputs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Form(...)</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parameters</w:delText>
        </w:r>
      </w:del>
    </w:p>
    <w:p w:rsidR="00000000" w:rsidDel="00000000" w:rsidP="00000000" w:rsidRDefault="00000000" w:rsidRPr="00000000" w14:paraId="000005B0">
      <w:pPr>
        <w:numPr>
          <w:ilvl w:val="0"/>
          <w:numId w:val="22"/>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Pydantic schemas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UserInput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FeedbackRequest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are used to validate structure</w:delText>
        </w:r>
      </w:del>
    </w:p>
    <w:p w:rsidR="00000000" w:rsidDel="00000000" w:rsidP="00000000" w:rsidRDefault="00000000" w:rsidRPr="00000000" w14:paraId="000005B1">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559g6vgtraex" w:id="15"/>
        <w:bookmarkEnd w:id="15"/>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Integrate Gemini API Calls</w:delText>
        </w:r>
      </w:del>
    </w:p>
    <w:p w:rsidR="00000000" w:rsidDel="00000000" w:rsidP="00000000" w:rsidRDefault="00000000" w:rsidRPr="00000000" w14:paraId="000005B2">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Each route handler connects directly to the respective Gemini-powered function:</w:delText>
        </w:r>
      </w:del>
    </w:p>
    <w:p w:rsidR="00000000" w:rsidDel="00000000" w:rsidP="00000000" w:rsidRDefault="00000000" w:rsidRPr="00000000" w14:paraId="000005B3">
      <w:pPr>
        <w:numPr>
          <w:ilvl w:val="0"/>
          <w:numId w:val="20"/>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del>
    </w:p>
    <w:p w:rsidR="00000000" w:rsidDel="00000000" w:rsidP="00000000" w:rsidRDefault="00000000" w:rsidRPr="00000000" w14:paraId="000005B4">
      <w:pPr>
        <w:numPr>
          <w:ilvl w:val="1"/>
          <w:numId w:val="20"/>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for workout plan</w:delText>
        </w:r>
      </w:del>
    </w:p>
    <w:p w:rsidR="00000000" w:rsidDel="00000000" w:rsidP="00000000" w:rsidRDefault="00000000" w:rsidRPr="00000000" w14:paraId="000005B5">
      <w:pPr>
        <w:numPr>
          <w:ilvl w:val="1"/>
          <w:numId w:val="20"/>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for tip</w:delText>
        </w:r>
      </w:del>
    </w:p>
    <w:p w:rsidR="00000000" w:rsidDel="00000000" w:rsidP="00000000" w:rsidRDefault="00000000" w:rsidRPr="00000000" w14:paraId="000005B6">
      <w:pPr>
        <w:numPr>
          <w:ilvl w:val="0"/>
          <w:numId w:val="20"/>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del>
    </w:p>
    <w:p w:rsidR="00000000" w:rsidDel="00000000" w:rsidP="00000000" w:rsidRDefault="00000000" w:rsidRPr="00000000" w14:paraId="000005B7">
      <w:pPr>
        <w:numPr>
          <w:ilvl w:val="1"/>
          <w:numId w:val="20"/>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Retrieves plan</w:delText>
        </w:r>
      </w:del>
    </w:p>
    <w:p w:rsidR="00000000" w:rsidDel="00000000" w:rsidP="00000000" w:rsidRDefault="00000000" w:rsidRPr="00000000" w14:paraId="000005B8">
      <w:pPr>
        <w:numPr>
          <w:ilvl w:val="1"/>
          <w:numId w:val="20"/>
        </w:numPr>
        <w:spacing w:after="24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0"/>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Sends original + feedback to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update_workout_plan()</w:delText>
        </w:r>
      </w:del>
    </w:p>
    <w:p w:rsidR="00000000" w:rsidDel="00000000" w:rsidP="00000000" w:rsidRDefault="00000000" w:rsidRPr="00000000" w14:paraId="000005B9">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 AI-generated responses are returned cleanly and injected into the frontend templates for display.</w:delText>
        </w:r>
        <w:r w:rsidDel="00000000" w:rsidR="00000000" w:rsidRPr="00000000">
          <w:rPr>
            <w:rtl w:val="0"/>
          </w:rPr>
        </w:r>
      </w:del>
    </w:p>
    <w:p w:rsidR="00000000" w:rsidDel="00000000" w:rsidP="00000000" w:rsidRDefault="00000000" w:rsidRPr="00000000" w14:paraId="000005BA">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Milestone 3. routes.py Development </w:delText>
        </w:r>
      </w:del>
    </w:p>
    <w:p w:rsidR="00000000" w:rsidDel="00000000" w:rsidP="00000000" w:rsidRDefault="00000000" w:rsidRPr="00000000" w14:paraId="000005BB">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Milestone 3 focuses on building the routing logic inside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routes.py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p>
    <w:p w:rsidR="00000000" w:rsidDel="00000000" w:rsidP="00000000" w:rsidRDefault="00000000" w:rsidRPr="00000000" w14:paraId="000005BC">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BD">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188038"/>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1155cc"/>
                <w:sz w:val="24"/>
                <w:szCs w:val="24"/>
                <w:u w:val="single"/>
              </w:rPr>
            </w:rPrChange>
          </w:rPr>
          <w:delText xml:space="preserve">routes.py</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BE">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188038"/>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BF">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Defining Core routes in routes.py: </w:delText>
        </w:r>
      </w:del>
    </w:p>
    <w:p w:rsidR="00000000" w:rsidDel="00000000" w:rsidP="00000000" w:rsidRDefault="00000000" w:rsidRPr="00000000" w14:paraId="000005C0">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Separate routes were implemented to serve each of FitBuddy’s main functionalities:</w:delText>
        </w:r>
      </w:del>
    </w:p>
    <w:p w:rsidR="00000000" w:rsidDel="00000000" w:rsidP="00000000" w:rsidRDefault="00000000" w:rsidRPr="00000000" w14:paraId="000005C1">
      <w:pPr>
        <w:numPr>
          <w:ilvl w:val="0"/>
          <w:numId w:val="8"/>
        </w:numPr>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 Displays the user form via index.html</w:delText>
        </w:r>
      </w:del>
    </w:p>
    <w:p w:rsidR="00000000" w:rsidDel="00000000" w:rsidP="00000000" w:rsidRDefault="00000000" w:rsidRPr="00000000" w14:paraId="000005C2">
      <w:pPr>
        <w:numPr>
          <w:ilvl w:val="0"/>
          <w:numId w:val="8"/>
        </w:numPr>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/generate-workout: Processes user input and generates a personalized workout plan</w:delText>
        </w:r>
      </w:del>
    </w:p>
    <w:p w:rsidR="00000000" w:rsidDel="00000000" w:rsidP="00000000" w:rsidRDefault="00000000" w:rsidRPr="00000000" w14:paraId="000005C3">
      <w:pPr>
        <w:numPr>
          <w:ilvl w:val="0"/>
          <w:numId w:val="8"/>
        </w:numPr>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/submit-feedback: Updates the workout plan based on user feedback</w:delText>
        </w:r>
      </w:del>
    </w:p>
    <w:p w:rsidR="00000000" w:rsidDel="00000000" w:rsidP="00000000" w:rsidRDefault="00000000" w:rsidRPr="00000000" w14:paraId="000005C4">
      <w:pPr>
        <w:numPr>
          <w:ilvl w:val="0"/>
          <w:numId w:val="8"/>
        </w:numPr>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8"/>
            </w:numPr>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/view-all-users: Displays an admin dashboard showing all users and their plans</w:delText>
        </w:r>
      </w:del>
    </w:p>
    <w:p w:rsidR="00000000" w:rsidDel="00000000" w:rsidP="00000000" w:rsidRDefault="00000000" w:rsidRPr="00000000" w14:paraId="000005C5">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5C6">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Set up Route Handlers for Each Feature</w:delText>
        </w:r>
      </w:del>
    </w:p>
    <w:p w:rsidR="00000000" w:rsidDel="00000000" w:rsidP="00000000" w:rsidRDefault="00000000" w:rsidRPr="00000000" w14:paraId="000005C7">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000000"/>
              <w:sz w:val="22"/>
              <w:szCs w:val="22"/>
            </w:rPr>
          </w:rPrChange>
        </w:rPr>
      </w:pPr>
      <w:ins w:author="EASWARAN “K”" w:id="44" w:date="2026-09-22T11:39:35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 </w:delText>
          </w:r>
        </w:del>
      </w:ins>
      <w:del w:author="Anonymous" w:id="15" w:date="2026-09-23T05:10:33Z">
        <w:bookmarkStart w:colFirst="0" w:colLast="0" w:name="_xqycga66b580" w:id="16"/>
        <w:bookmarkEnd w:id="16"/>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sz w:val="22"/>
                <w:szCs w:val="22"/>
              </w:rPr>
            </w:rPrChange>
          </w:rPr>
          <w:delText xml:space="preserv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 Home Route</w:delText>
        </w:r>
      </w:del>
    </w:p>
    <w:p w:rsidR="00000000" w:rsidDel="00000000" w:rsidP="00000000" w:rsidRDefault="00000000" w:rsidRPr="00000000" w14:paraId="000005C8">
      <w:pPr>
        <w:numPr>
          <w:ilvl w:val="0"/>
          <w:numId w:val="16"/>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Returns the homepage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5C9">
      <w:pPr>
        <w:numPr>
          <w:ilvl w:val="0"/>
          <w:numId w:val="16"/>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No form processing logic</w:delText>
        </w:r>
      </w:del>
    </w:p>
    <w:p w:rsidR="00000000" w:rsidDel="00000000" w:rsidP="00000000" w:rsidRDefault="00000000" w:rsidRPr="00000000" w14:paraId="000005CA">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000000"/>
              <w:sz w:val="22"/>
              <w:szCs w:val="22"/>
            </w:rPr>
          </w:rPrChange>
        </w:rPr>
      </w:pPr>
      <w:del w:author="Anonymous" w:id="15" w:date="2026-09-23T05:10:33Z">
        <w:bookmarkStart w:colFirst="0" w:colLast="0" w:name="_agelcd4xre5k" w:id="17"/>
        <w:bookmarkEnd w:id="17"/>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sz w:val="22"/>
                <w:szCs w:val="22"/>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 Plan Generator</w:delText>
        </w:r>
      </w:del>
    </w:p>
    <w:p w:rsidR="00000000" w:rsidDel="00000000" w:rsidP="00000000" w:rsidRDefault="00000000" w:rsidRPr="00000000" w14:paraId="000005CB">
      <w:pPr>
        <w:numPr>
          <w:ilvl w:val="0"/>
          <w:numId w:val="26"/>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Receives user input using FastAPI’s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Form(...)</w:delText>
        </w:r>
      </w:del>
    </w:p>
    <w:p w:rsidR="00000000" w:rsidDel="00000000" w:rsidP="00000000" w:rsidRDefault="00000000" w:rsidRPr="00000000" w14:paraId="000005CC">
      <w:pPr>
        <w:numPr>
          <w:ilvl w:val="0"/>
          <w:numId w:val="26"/>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Constructs a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UserInput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Pydantic model</w:delText>
        </w:r>
      </w:del>
    </w:p>
    <w:p w:rsidR="00000000" w:rsidDel="00000000" w:rsidP="00000000" w:rsidRDefault="00000000" w:rsidRPr="00000000" w14:paraId="000005CD">
      <w:pPr>
        <w:numPr>
          <w:ilvl w:val="0"/>
          <w:numId w:val="26"/>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Calls:</w:delText>
        </w:r>
      </w:del>
    </w:p>
    <w:p w:rsidR="00000000" w:rsidDel="00000000" w:rsidP="00000000" w:rsidRDefault="00000000" w:rsidRPr="00000000" w14:paraId="000005CE">
      <w:pPr>
        <w:numPr>
          <w:ilvl w:val="1"/>
          <w:numId w:val="26"/>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 Generates workout plan via Gemini 1.5 Pro</w:delText>
        </w:r>
      </w:del>
    </w:p>
    <w:p w:rsidR="00000000" w:rsidDel="00000000" w:rsidP="00000000" w:rsidRDefault="00000000" w:rsidRPr="00000000" w14:paraId="000005CF">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0">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color w:val="188038"/>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1">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color w:val="188038"/>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2">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color w:val="188038"/>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3">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color w:val="188038"/>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4">
      <w:pPr>
        <w:numPr>
          <w:ilvl w:val="1"/>
          <w:numId w:val="26"/>
        </w:numPr>
        <w:spacing w:after="0" w:afterAutospacing="0" w:before="0" w:beforeAutospacing="0" w:lineRule="auto"/>
        <w:ind w:left="1440" w:hanging="360"/>
        <w:rPr>
          <w:ins w:author="Abinaya Abinaya" w:id="45" w:date="2026-09-22T15:20:59Z"/>
          <w:del w:author="Anonymous" w:id="15" w:date="2026-09-23T05:10:33Z"/>
          <w:rFonts w:ascii="Cambria" w:cs="Cambria" w:eastAsia="Cambria" w:hAnsi="Cambria"/>
          <w:b w:val="1"/>
          <w:bCs w:val="1"/>
          <w:color w:val="188038"/>
        </w:rPr>
      </w:pPr>
      <w:ins w:author="Abinaya Abinaya" w:id="45" w:date="2026-09-22T15:20:59Z">
        <w:del w:author="Anonymous" w:id="15" w:date="2026-09-23T05:10:33Z">
          <w:r w:rsidDel="00000000" w:rsidR="00000000" w:rsidRPr="00000000">
            <w:rPr>
              <w:rtl w:val="0"/>
            </w:rPr>
          </w:r>
        </w:del>
      </w:ins>
    </w:p>
    <w:p w:rsidR="00000000" w:rsidDel="00000000" w:rsidP="00000000" w:rsidRDefault="00000000" w:rsidRPr="00000000" w14:paraId="000005D5">
      <w:pPr>
        <w:numPr>
          <w:ilvl w:val="1"/>
          <w:numId w:val="26"/>
        </w:numPr>
        <w:spacing w:after="0" w:afterAutospacing="0" w:before="0" w:beforeAutospacing="0" w:lineRule="auto"/>
        <w:ind w:left="1440" w:hanging="360"/>
        <w:rPr>
          <w:del w:author="Anonymous" w:id="15" w:date="2026-09-23T05:10:33Z"/>
          <w:rFonts w:ascii="Cambria" w:cs="Cambria" w:eastAsia="Cambria" w:hAnsi="Cambria"/>
          <w:b w:val="1"/>
          <w:bCs w:val="1"/>
          <w:color w:val="188038"/>
          <w:u w:val="none"/>
          <w:rPrChange w:author="Abinaya Abinaya" w:id="46" w:date="2026-09-22T15:20:59Z">
            <w:rPr>
              <w:rFonts w:ascii="Cambria" w:cs="Cambria" w:eastAsia="Cambria" w:hAnsi="Cambria"/>
            </w:rPr>
          </w:rPrChange>
        </w:rPr>
        <w:pPrChange w:author="Abinaya Abinaya" w:id="0" w:date="2026-09-22T15:20:59Z">
          <w:pPr>
            <w:numPr>
              <w:ilvl w:val="1"/>
              <w:numId w:val="26"/>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 Gets nutrition tip via Gemini Flash</w:delText>
        </w:r>
        <w:r w:rsidDel="00000000" w:rsidR="00000000" w:rsidRPr="00000000">
          <w:rPr>
            <w:rtl w:val="0"/>
          </w:rPr>
        </w:r>
      </w:del>
    </w:p>
    <w:p w:rsidR="00000000" w:rsidDel="00000000" w:rsidP="00000000" w:rsidRDefault="00000000" w:rsidRPr="00000000" w14:paraId="000005D6">
      <w:pPr>
        <w:numPr>
          <w:ilvl w:val="0"/>
          <w:numId w:val="26"/>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Stores:</w:delText>
        </w:r>
      </w:del>
    </w:p>
    <w:p w:rsidR="00000000" w:rsidDel="00000000" w:rsidP="00000000" w:rsidRDefault="00000000" w:rsidRPr="00000000" w14:paraId="000005D7">
      <w:pPr>
        <w:numPr>
          <w:ilvl w:val="1"/>
          <w:numId w:val="26"/>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User details with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save_user(...)</w:delText>
        </w:r>
      </w:del>
    </w:p>
    <w:p w:rsidR="00000000" w:rsidDel="00000000" w:rsidP="00000000" w:rsidRDefault="00000000" w:rsidRPr="00000000" w14:paraId="000005D8">
      <w:pPr>
        <w:numPr>
          <w:ilvl w:val="1"/>
          <w:numId w:val="26"/>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6"/>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Plan with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save_plan(...)</w:delText>
        </w:r>
      </w:del>
    </w:p>
    <w:p w:rsidR="00000000" w:rsidDel="00000000" w:rsidP="00000000" w:rsidRDefault="00000000" w:rsidRPr="00000000" w14:paraId="000005D9">
      <w:pPr>
        <w:numPr>
          <w:ilvl w:val="0"/>
          <w:numId w:val="26"/>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Returns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with dynamic data</w:delText>
        </w:r>
        <w:r w:rsidDel="00000000" w:rsidR="00000000" w:rsidRPr="00000000">
          <w:rPr>
            <w:rtl w:val="0"/>
          </w:rPr>
        </w:r>
      </w:del>
    </w:p>
    <w:p w:rsidR="00000000" w:rsidDel="00000000" w:rsidP="00000000" w:rsidRDefault="00000000" w:rsidRPr="00000000" w14:paraId="000005DA">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000000"/>
              <w:sz w:val="22"/>
              <w:szCs w:val="22"/>
            </w:rPr>
          </w:rPrChange>
        </w:rPr>
      </w:pPr>
      <w:del w:author="Anonymous" w:id="15" w:date="2026-09-23T05:10:33Z">
        <w:bookmarkStart w:colFirst="0" w:colLast="0" w:name="_5srsfmsngaz8" w:id="18"/>
        <w:bookmarkEnd w:id="18"/>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sz w:val="22"/>
                <w:szCs w:val="22"/>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 Update Plan with Feedback</w:delText>
        </w:r>
      </w:del>
    </w:p>
    <w:p w:rsidR="00000000" w:rsidDel="00000000" w:rsidP="00000000" w:rsidRDefault="00000000" w:rsidRPr="00000000" w14:paraId="000005DB">
      <w:pPr>
        <w:numPr>
          <w:ilvl w:val="0"/>
          <w:numId w:val="10"/>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Captures feedback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user_id</w:delText>
        </w:r>
      </w:del>
    </w:p>
    <w:p w:rsidR="00000000" w:rsidDel="00000000" w:rsidP="00000000" w:rsidRDefault="00000000" w:rsidRPr="00000000" w14:paraId="000005DC">
      <w:pPr>
        <w:numPr>
          <w:ilvl w:val="0"/>
          <w:numId w:val="10"/>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Retrieves original plan from DB</w:delText>
        </w:r>
      </w:del>
    </w:p>
    <w:p w:rsidR="00000000" w:rsidDel="00000000" w:rsidP="00000000" w:rsidRDefault="00000000" w:rsidRPr="00000000" w14:paraId="000005DD">
      <w:pPr>
        <w:numPr>
          <w:ilvl w:val="0"/>
          <w:numId w:val="10"/>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update_workout_plan(...)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revise the plan via Gemini 1.5 Pro</w:delText>
        </w:r>
      </w:del>
    </w:p>
    <w:p w:rsidR="00000000" w:rsidDel="00000000" w:rsidP="00000000" w:rsidRDefault="00000000" w:rsidRPr="00000000" w14:paraId="000005DE">
      <w:pPr>
        <w:numPr>
          <w:ilvl w:val="0"/>
          <w:numId w:val="10"/>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Updates the revised plan in the DB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update_plan(...)</w:delText>
        </w:r>
      </w:del>
    </w:p>
    <w:p w:rsidR="00000000" w:rsidDel="00000000" w:rsidP="00000000" w:rsidRDefault="00000000" w:rsidRPr="00000000" w14:paraId="000005DF">
      <w:pPr>
        <w:numPr>
          <w:ilvl w:val="0"/>
          <w:numId w:val="10"/>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10"/>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Renders updated result 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result.html</w:delText>
        </w:r>
      </w:del>
    </w:p>
    <w:p w:rsidR="00000000" w:rsidDel="00000000" w:rsidP="00000000" w:rsidRDefault="00000000" w:rsidRPr="00000000" w14:paraId="000005E0">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color w:val="000000"/>
              <w:sz w:val="22"/>
              <w:szCs w:val="22"/>
            </w:rPr>
          </w:rPrChange>
        </w:rPr>
      </w:pPr>
      <w:del w:author="Anonymous" w:id="15" w:date="2026-09-23T05:10:33Z">
        <w:bookmarkStart w:colFirst="0" w:colLast="0" w:name="_eva2j9hc1bjq" w:id="19"/>
        <w:bookmarkEnd w:id="19"/>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sz w:val="22"/>
                <w:szCs w:val="22"/>
              </w:rPr>
            </w:rPrChange>
          </w:rPr>
          <w:delText xml:space="preserve">/view-all-users</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000000"/>
                <w:sz w:val="22"/>
                <w:szCs w:val="22"/>
              </w:rPr>
            </w:rPrChange>
          </w:rPr>
          <w:delText xml:space="preserve"> – Admin View</w:delText>
        </w:r>
      </w:del>
    </w:p>
    <w:p w:rsidR="00000000" w:rsidDel="00000000" w:rsidP="00000000" w:rsidRDefault="00000000" w:rsidRPr="00000000" w14:paraId="000005E1">
      <w:pPr>
        <w:numPr>
          <w:ilvl w:val="0"/>
          <w:numId w:val="25"/>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Calls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get_all_users()</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get_all_plans()</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fetch DB records</w:delText>
        </w:r>
      </w:del>
    </w:p>
    <w:p w:rsidR="00000000" w:rsidDel="00000000" w:rsidP="00000000" w:rsidRDefault="00000000" w:rsidRPr="00000000" w14:paraId="000005E2">
      <w:pPr>
        <w:numPr>
          <w:ilvl w:val="0"/>
          <w:numId w:val="25"/>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Passes them to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all_users.html</w:delText>
        </w:r>
      </w:del>
    </w:p>
    <w:p w:rsidR="00000000" w:rsidDel="00000000" w:rsidP="00000000" w:rsidRDefault="00000000" w:rsidRPr="00000000" w14:paraId="000005E3">
      <w:pPr>
        <w:numPr>
          <w:ilvl w:val="0"/>
          <w:numId w:val="25"/>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5"/>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Admin can view:</w:delText>
        </w:r>
      </w:del>
    </w:p>
    <w:p w:rsidR="00000000" w:rsidDel="00000000" w:rsidP="00000000" w:rsidRDefault="00000000" w:rsidRPr="00000000" w14:paraId="000005E4">
      <w:pPr>
        <w:numPr>
          <w:ilvl w:val="1"/>
          <w:numId w:val="25"/>
        </w:numPr>
        <w:spacing w:after="0" w:afterAutospacing="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5"/>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Username, Age, Weight, Goal, Intensity</w:delText>
        </w:r>
      </w:del>
    </w:p>
    <w:p w:rsidR="00000000" w:rsidDel="00000000" w:rsidP="00000000" w:rsidRDefault="00000000" w:rsidRPr="00000000" w14:paraId="000005E5">
      <w:pPr>
        <w:numPr>
          <w:ilvl w:val="1"/>
          <w:numId w:val="25"/>
        </w:numPr>
        <w:spacing w:after="240" w:before="0" w:beforeAutospacing="0" w:lineRule="auto"/>
        <w:ind w:left="144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1"/>
              <w:numId w:val="25"/>
            </w:numPr>
            <w:spacing w:after="240" w:before="240" w:lineRule="auto"/>
            <w:ind w:left="144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Original and updated workout plans</w:delText>
        </w:r>
      </w:del>
    </w:p>
    <w:p w:rsidR="00000000" w:rsidDel="00000000" w:rsidP="00000000" w:rsidRDefault="00000000" w:rsidRPr="00000000" w14:paraId="000005E6">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Integrate Gemini AI Responses in Each Function</w:delText>
        </w:r>
      </w:del>
    </w:p>
    <w:p w:rsidR="00000000" w:rsidDel="00000000" w:rsidP="00000000" w:rsidRDefault="00000000" w:rsidRPr="00000000" w14:paraId="000005E7">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Each AI-related route calls Google’s Gemini models with specific prompts:</w:delText>
        </w:r>
      </w:del>
    </w:p>
    <w:p w:rsidR="00000000" w:rsidDel="00000000" w:rsidP="00000000" w:rsidRDefault="00000000" w:rsidRPr="00000000" w14:paraId="000005E8">
      <w:pPr>
        <w:numPr>
          <w:ilvl w:val="0"/>
          <w:numId w:val="24"/>
        </w:numPr>
        <w:spacing w:after="0" w:afterAutospacing="0" w:before="24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Workout Plan Generation:</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generate_workout_gemini()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sends fitness goal and intensity to Gemini Pro to return a structured 7-day workout plan.</w:delText>
        </w:r>
      </w:del>
    </w:p>
    <w:p w:rsidR="00000000" w:rsidDel="00000000" w:rsidP="00000000" w:rsidRDefault="00000000" w:rsidRPr="00000000" w14:paraId="000005E9">
      <w:pPr>
        <w:numPr>
          <w:ilvl w:val="0"/>
          <w:numId w:val="24"/>
        </w:numPr>
        <w:spacing w:after="0" w:afterAutospacing="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Nutrition Tip Generation:</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generate_nutrition_tip_with_flash()</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uses Gemini Flash to generate a practical tip related to the user’s fitness goal.</w:delText>
        </w:r>
      </w:del>
    </w:p>
    <w:p w:rsidR="00000000" w:rsidDel="00000000" w:rsidP="00000000" w:rsidRDefault="00000000" w:rsidRPr="00000000" w14:paraId="000005EA">
      <w:pPr>
        <w:numPr>
          <w:ilvl w:val="0"/>
          <w:numId w:val="24"/>
        </w:numPr>
        <w:spacing w:after="240" w:before="0" w:beforeAutospacing="0" w:lineRule="auto"/>
        <w:ind w:left="720" w:hanging="360"/>
        <w:rPr>
          <w:del w:author="Anonymous" w:id="15" w:date="2026-09-23T05:10:33Z"/>
          <w:rFonts w:ascii="Cambria" w:cs="Cambria" w:eastAsia="Cambria" w:hAnsi="Cambria"/>
          <w:b w:val="1"/>
          <w:bCs w:val="1"/>
          <w:rPrChange w:author="DHARSHAN M" w:id="41"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Workout Plan Update via Feedback:</w:delText>
          <w:br w:type="textWrapping"/>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update_workout_plan()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passes original plan + user feedback to Gemini Pro and returns a revised plan.</w:delText>
        </w:r>
      </w:del>
    </w:p>
    <w:p w:rsidR="00000000" w:rsidDel="00000000" w:rsidP="00000000" w:rsidRDefault="00000000" w:rsidRPr="00000000" w14:paraId="000005EB">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 responses are returned to the user through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maintaining clarity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&lt;pre&gt;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blocks for formatting.</w:delText>
        </w:r>
        <w:r w:rsidDel="00000000" w:rsidR="00000000" w:rsidRPr="00000000">
          <w:rPr>
            <w:rtl w:val="0"/>
          </w:rPr>
        </w:r>
      </w:del>
    </w:p>
    <w:p w:rsidR="00000000" w:rsidDel="00000000" w:rsidP="00000000" w:rsidRDefault="00000000" w:rsidRPr="00000000" w14:paraId="000005EC">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 Workout generation route Nutrition/Recovery tip generation route</w:delText>
        </w:r>
      </w:del>
    </w:p>
    <w:p w:rsidR="00000000" w:rsidDel="00000000" w:rsidP="00000000" w:rsidRDefault="00000000" w:rsidRPr="00000000" w14:paraId="000005ED">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EE">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3940703" cy="1856062"/>
              <wp:effectExtent b="0" l="0" r="0" t="0"/>
              <wp:docPr id="3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p>
    <w:p w:rsidR="00000000" w:rsidDel="00000000" w:rsidP="00000000" w:rsidRDefault="00000000" w:rsidRPr="00000000" w14:paraId="000005EF">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0">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1">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2">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3">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4">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5F5">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Nutrition/Recovery tip generation route</w:delText>
        </w:r>
      </w:del>
    </w:p>
    <w:p w:rsidR="00000000" w:rsidDel="00000000" w:rsidP="00000000" w:rsidRDefault="00000000" w:rsidRPr="00000000" w14:paraId="000005F6">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3509963" cy="1221649"/>
              <wp:effectExtent b="0" l="0" r="0" t="0"/>
              <wp:docPr id="4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p>
    <w:p w:rsidR="00000000" w:rsidDel="00000000" w:rsidP="00000000" w:rsidRDefault="00000000" w:rsidRPr="00000000" w14:paraId="000005F7">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Saving user info and plan generation route</w:delText>
        </w:r>
      </w:del>
    </w:p>
    <w:p w:rsidR="00000000" w:rsidDel="00000000" w:rsidP="00000000" w:rsidRDefault="00000000" w:rsidRPr="00000000" w14:paraId="000005F8">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5695441" cy="3915616"/>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695441" cy="3915616"/>
                      </a:xfrm>
                      <a:prstGeom prst="rect"/>
                      <a:ln/>
                    </pic:spPr>
                  </pic:pic>
                </a:graphicData>
              </a:graphic>
            </wp:inline>
          </w:drawing>
        </w:r>
        <w:r w:rsidDel="00000000" w:rsidR="00000000" w:rsidRPr="00000000">
          <w:rPr>
            <w:rtl w:val="0"/>
          </w:rPr>
        </w:r>
      </w:del>
    </w:p>
    <w:p w:rsidR="00000000" w:rsidDel="00000000" w:rsidP="00000000" w:rsidRDefault="00000000" w:rsidRPr="00000000" w14:paraId="000005F9">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Submit Feedback and update plan route</w:delText>
        </w:r>
      </w:del>
    </w:p>
    <w:p w:rsidR="00000000" w:rsidDel="00000000" w:rsidP="00000000" w:rsidRDefault="00000000" w:rsidRPr="00000000" w14:paraId="000005FA">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3862388" cy="1448395"/>
              <wp:effectExtent b="0" l="0" r="0" t="0"/>
              <wp:docPr id="2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p>
    <w:p w:rsidR="00000000" w:rsidDel="00000000" w:rsidP="00000000" w:rsidRDefault="00000000" w:rsidRPr="00000000" w14:paraId="000005FB">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30"/>
              <w:szCs w:val="30"/>
            </w:rPr>
          </w:rPrChange>
        </w:rPr>
      </w:pPr>
      <w:del w:author="Anonymous" w:id="15" w:date="2026-09-23T05:10:33Z">
        <w:r w:rsidDel="00000000" w:rsidR="00000000" w:rsidRPr="00000000">
          <w:rPr>
            <w:rtl w:val="0"/>
          </w:rPr>
        </w:r>
      </w:del>
    </w:p>
    <w:p w:rsidR="00000000" w:rsidDel="00000000" w:rsidP="00000000" w:rsidRDefault="00000000" w:rsidRPr="00000000" w14:paraId="000005FC">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5FD">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Milestone 4. Frontend Development </w:delText>
        </w:r>
      </w:del>
    </w:p>
    <w:p w:rsidR="00000000" w:rsidDel="00000000" w:rsidP="00000000" w:rsidRDefault="00000000" w:rsidRPr="00000000" w14:paraId="000005FE">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p>
    <w:p w:rsidR="00000000" w:rsidDel="00000000" w:rsidP="00000000" w:rsidRDefault="00000000" w:rsidRPr="00000000" w14:paraId="000005FF">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00">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01">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4.1 Designing and Developing the User Interface</w:delText>
        </w:r>
      </w:del>
    </w:p>
    <w:p w:rsidR="00000000" w:rsidDel="00000000" w:rsidP="00000000" w:rsidRDefault="00000000" w:rsidRPr="00000000" w14:paraId="00000602">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03">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Set Up the Base HTML Structure</w:delText>
        </w:r>
      </w:del>
    </w:p>
    <w:p w:rsidR="00000000" w:rsidDel="00000000" w:rsidP="00000000" w:rsidRDefault="00000000" w:rsidRPr="00000000" w14:paraId="00000604">
      <w:pPr>
        <w:numPr>
          <w:ilvl w:val="0"/>
          <w:numId w:val="21"/>
        </w:numPr>
        <w:spacing w:after="0" w:afterAutospacing="0" w:before="240" w:lineRule="auto"/>
        <w:ind w:left="720" w:hanging="360"/>
        <w:rPr>
          <w:del w:author="Anonymous" w:id="15" w:date="2026-09-23T05:10:33Z"/>
          <w:rFonts w:ascii="Cambria" w:cs="Cambria" w:eastAsia="Cambria" w:hAnsi="Cambria"/>
          <w:b w:val="1"/>
          <w:bCs w:val="1"/>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Developed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as the main entry point for user input.</w:delText>
        </w:r>
      </w:del>
    </w:p>
    <w:p w:rsidR="00000000" w:rsidDel="00000000" w:rsidP="00000000" w:rsidRDefault="00000000" w:rsidRPr="00000000" w14:paraId="00000605">
      <w:pPr>
        <w:numPr>
          <w:ilvl w:val="0"/>
          <w:numId w:val="2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Structured the form to capture:</w:delText>
        </w:r>
      </w:del>
    </w:p>
    <w:p w:rsidR="00000000" w:rsidDel="00000000" w:rsidP="00000000" w:rsidRDefault="00000000" w:rsidRPr="00000000" w14:paraId="00000606">
      <w:pPr>
        <w:numPr>
          <w:ilvl w:val="1"/>
          <w:numId w:val="21"/>
        </w:numPr>
        <w:spacing w:after="0" w:afterAutospacing="0" w:before="0" w:beforeAutospacing="0" w:lineRule="auto"/>
        <w:ind w:left="1440" w:hanging="360"/>
        <w:rPr>
          <w:del w:author="Anonymous" w:id="15" w:date="2026-09-23T05:10:33Z"/>
          <w:rFonts w:ascii="Cambria" w:cs="Cambria" w:eastAsia="Cambria" w:hAnsi="Cambria"/>
          <w:b w:val="1"/>
          <w:bCs w:val="1"/>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username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user_id</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age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weight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goal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intensity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607">
      <w:pPr>
        <w:numPr>
          <w:ilvl w:val="0"/>
          <w:numId w:val="2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Each field is properly labeled and grouped using semantic HTML.</w:delText>
        </w:r>
      </w:del>
    </w:p>
    <w:p w:rsidR="00000000" w:rsidDel="00000000" w:rsidP="00000000" w:rsidRDefault="00000000" w:rsidRPr="00000000" w14:paraId="00000608">
      <w:pPr>
        <w:numPr>
          <w:ilvl w:val="0"/>
          <w:numId w:val="2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design uses a gym-themed background image, Google Fonts (Roboto), and bold typography to create a clean, fitness-oriented interface.</w:delText>
        </w:r>
      </w:del>
    </w:p>
    <w:p w:rsidR="00000000" w:rsidDel="00000000" w:rsidP="00000000" w:rsidRDefault="00000000" w:rsidRPr="00000000" w14:paraId="00000609">
      <w:pPr>
        <w:numPr>
          <w:ilvl w:val="0"/>
          <w:numId w:val="21"/>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Navigation is kept minimal for focus, and user flow directs clearly from input to output.</w:delText>
        </w:r>
      </w:del>
    </w:p>
    <w:p w:rsidR="00000000" w:rsidDel="00000000" w:rsidP="00000000" w:rsidRDefault="00000000" w:rsidRPr="00000000" w14:paraId="0000060A">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ila0fvn499df" w:id="20"/>
        <w:bookmarkEnd w:id="20"/>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Design a Responsive Layout Using CSS</w:delText>
        </w:r>
      </w:del>
    </w:p>
    <w:p w:rsidR="00000000" w:rsidDel="00000000" w:rsidP="00000000" w:rsidRDefault="00000000" w:rsidRPr="00000000" w14:paraId="0000060B">
      <w:pPr>
        <w:numPr>
          <w:ilvl w:val="0"/>
          <w:numId w:val="31"/>
        </w:numPr>
        <w:spacing w:after="0" w:afterAutospacing="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Embedded CSS styles were applied directly in each HTML file.</w:delText>
        </w:r>
      </w:del>
    </w:p>
    <w:p w:rsidR="00000000" w:rsidDel="00000000" w:rsidP="00000000" w:rsidRDefault="00000000" w:rsidRPr="00000000" w14:paraId="0000060C">
      <w:pPr>
        <w:numPr>
          <w:ilvl w:val="0"/>
          <w:numId w:val="3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Layouts use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Flexbox</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center content both vertically and horizontally.</w:delText>
        </w:r>
      </w:del>
    </w:p>
    <w:p w:rsidR="00000000" w:rsidDel="00000000" w:rsidP="00000000" w:rsidRDefault="00000000" w:rsidRPr="00000000" w14:paraId="0000060D">
      <w:pPr>
        <w:numPr>
          <w:ilvl w:val="0"/>
          <w:numId w:val="3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Media queries ensure mobile responsiveness.</w:delText>
        </w:r>
      </w:del>
    </w:p>
    <w:p w:rsidR="00000000" w:rsidDel="00000000" w:rsidP="00000000" w:rsidRDefault="00000000" w:rsidRPr="00000000" w14:paraId="0000060E">
      <w:pPr>
        <w:numPr>
          <w:ilvl w:val="0"/>
          <w:numId w:val="3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Buttons have consistent styling with hover effects.</w:delText>
        </w:r>
      </w:del>
    </w:p>
    <w:p w:rsidR="00000000" w:rsidDel="00000000" w:rsidP="00000000" w:rsidRDefault="00000000" w:rsidRPr="00000000" w14:paraId="0000060F">
      <w:pPr>
        <w:numPr>
          <w:ilvl w:val="0"/>
          <w:numId w:val="31"/>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Input fields and result blocks have adequate padding, shadows, and rounded corners for modern aesthetics.</w:delText>
        </w:r>
      </w:del>
    </w:p>
    <w:p w:rsidR="00000000" w:rsidDel="00000000" w:rsidP="00000000" w:rsidRDefault="00000000" w:rsidRPr="00000000" w14:paraId="00000610">
      <w:pPr>
        <w:numPr>
          <w:ilvl w:val="0"/>
          <w:numId w:val="31"/>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Overall color scheme supports readability on a dark background.</w:delText>
        </w:r>
      </w:del>
    </w:p>
    <w:p w:rsidR="00000000" w:rsidDel="00000000" w:rsidP="00000000" w:rsidRDefault="00000000" w:rsidRPr="00000000" w14:paraId="00000611">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1sopjzy4ldco" w:id="21"/>
        <w:bookmarkEnd w:id="21"/>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6"/>
                <w:szCs w:val="26"/>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Create Separate Pages for Each Core Functionality</w:delText>
        </w:r>
      </w:del>
    </w:p>
    <w:p w:rsidR="00000000" w:rsidDel="00000000" w:rsidP="00000000" w:rsidRDefault="00000000" w:rsidRPr="00000000" w14:paraId="00000612">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Three Jinja2-powered HTML templates were created under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/templates</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613">
      <w:pPr>
        <w:numPr>
          <w:ilvl w:val="0"/>
          <w:numId w:val="18"/>
        </w:numPr>
        <w:spacing w:after="0" w:afterAutospacing="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index.html: A user input form with fields for fitness goal, intensity, and basic personal information.</w:delText>
        </w:r>
      </w:del>
    </w:p>
    <w:p w:rsidR="00000000" w:rsidDel="00000000" w:rsidP="00000000" w:rsidRDefault="00000000" w:rsidRPr="00000000" w14:paraId="00000614">
      <w:pPr>
        <w:numPr>
          <w:ilvl w:val="0"/>
          <w:numId w:val="18"/>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result.html: Displays the 7-day AI generated workout plan, a nutrition tip, and accepts user feedback.</w:delText>
        </w:r>
      </w:del>
    </w:p>
    <w:p w:rsidR="00000000" w:rsidDel="00000000" w:rsidP="00000000" w:rsidRDefault="00000000" w:rsidRPr="00000000" w14:paraId="00000615">
      <w:pPr>
        <w:numPr>
          <w:ilvl w:val="0"/>
          <w:numId w:val="18"/>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all_users.html: Admin panel to view and delete users and review both original and updated plans.</w:delText>
        </w:r>
      </w:del>
    </w:p>
    <w:p w:rsidR="00000000" w:rsidDel="00000000" w:rsidP="00000000" w:rsidRDefault="00000000" w:rsidRPr="00000000" w14:paraId="00000616">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Templates are modular, and UI transitions smoothly between steps.</w:delText>
        </w:r>
      </w:del>
    </w:p>
    <w:p w:rsidR="00000000" w:rsidDel="00000000" w:rsidP="00000000" w:rsidRDefault="00000000" w:rsidRPr="00000000" w14:paraId="00000617">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Forms are submitted to specific FastAPI endpoints via POST methods</w:delText>
        </w:r>
      </w:del>
    </w:p>
    <w:p w:rsidR="00000000" w:rsidDel="00000000" w:rsidP="00000000" w:rsidRDefault="00000000" w:rsidRPr="00000000" w14:paraId="00000618">
      <w:pPr>
        <w:pStyle w:val="Heading2"/>
        <w:keepNext w:val="0"/>
        <w:keepLines w:val="0"/>
        <w:spacing w:after="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bookmarkStart w:colFirst="0" w:colLast="0" w:name="_5hvkd9trf073" w:id="22"/>
        <w:bookmarkEnd w:id="22"/>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4.2 Creating Dynamic Templates with FastAPI’s Jinja2</w:delText>
        </w:r>
      </w:del>
    </w:p>
    <w:p w:rsidR="00000000" w:rsidDel="00000000" w:rsidP="00000000" w:rsidRDefault="00000000" w:rsidRPr="00000000" w14:paraId="00000619">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 Integrate Jinja2 Templating for Dynamic Content Rendering</w:delText>
        </w:r>
      </w:del>
    </w:p>
    <w:p w:rsidR="00000000" w:rsidDel="00000000" w:rsidP="00000000" w:rsidRDefault="00000000" w:rsidRPr="00000000" w14:paraId="0000061A">
      <w:pPr>
        <w:numPr>
          <w:ilvl w:val="0"/>
          <w:numId w:val="17"/>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Used FastAPI’s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Jinja2Templates</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for template rendering:</w:delText>
        </w:r>
      </w:del>
    </w:p>
    <w:p w:rsidR="00000000" w:rsidDel="00000000" w:rsidP="00000000" w:rsidRDefault="00000000" w:rsidRPr="00000000" w14:paraId="0000061B">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1C">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1D">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from fastapi.templating import Jinja2Templates</w:delText>
        </w:r>
      </w:del>
    </w:p>
    <w:p w:rsidR="00000000" w:rsidDel="00000000" w:rsidP="00000000" w:rsidRDefault="00000000" w:rsidRPr="00000000" w14:paraId="0000061E">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BASE_DIR = os.path.dirname(os.path.abspath(__file__))</w:delText>
        </w:r>
      </w:del>
    </w:p>
    <w:p w:rsidR="00000000" w:rsidDel="00000000" w:rsidP="00000000" w:rsidRDefault="00000000" w:rsidRPr="00000000" w14:paraId="0000061F">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TEMPLATE_DIR = os.path.join(BASE_DIR, "templates")</w:delText>
        </w:r>
      </w:del>
    </w:p>
    <w:p w:rsidR="00000000" w:rsidDel="00000000" w:rsidP="00000000" w:rsidRDefault="00000000" w:rsidRPr="00000000" w14:paraId="00000620">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templates = Jinja2Templates(directory=TEMPLATE_DIR)</w:delText>
        </w:r>
      </w:del>
    </w:p>
    <w:p w:rsidR="00000000" w:rsidDel="00000000" w:rsidP="00000000" w:rsidRDefault="00000000" w:rsidRPr="00000000" w14:paraId="00000621">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22">
      <w:pPr>
        <w:numPr>
          <w:ilvl w:val="0"/>
          <w:numId w:val="1"/>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Each route uses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TemplateResponse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render the proper HTML with passed context:</w:delText>
        </w:r>
      </w:del>
    </w:p>
    <w:p w:rsidR="00000000" w:rsidDel="00000000" w:rsidP="00000000" w:rsidRDefault="00000000" w:rsidRPr="00000000" w14:paraId="00000623">
      <w:pPr>
        <w:ind w:left="720" w:firstLine="0"/>
        <w:rPr>
          <w:del w:author="Anonymous" w:id="15" w:date="2026-09-23T05:10:33Z"/>
          <w:rFonts w:ascii="Cambria" w:cs="Cambria" w:eastAsia="Cambria" w:hAnsi="Cambria"/>
          <w:sz w:val="30"/>
          <w:szCs w:val="30"/>
          <w:rPrChange w:author="Vedha priya" w:id="47" w:date="2026-09-23T07:22:21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3024188" cy="1627914"/>
              <wp:effectExtent b="0" l="0" r="0" t="0"/>
              <wp:docPr id="3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p>
    <w:p w:rsidR="00000000" w:rsidDel="00000000" w:rsidP="00000000" w:rsidRDefault="00000000" w:rsidRPr="00000000" w14:paraId="00000624">
      <w:pPr>
        <w:numPr>
          <w:ilvl w:val="0"/>
          <w:numId w:val="12"/>
        </w:numPr>
        <w:ind w:left="144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This allows dynamic plan and nutrition tip display after form submission.</w:delText>
        </w:r>
      </w:del>
    </w:p>
    <w:p w:rsidR="00000000" w:rsidDel="00000000" w:rsidP="00000000" w:rsidRDefault="00000000" w:rsidRPr="00000000" w14:paraId="00000625">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lerxnj1mc1wp" w:id="23"/>
        <w:bookmarkEnd w:id="23"/>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Bind Backend Data to HTML Templates</w:delText>
        </w:r>
      </w:del>
    </w:p>
    <w:p w:rsidR="00000000" w:rsidDel="00000000" w:rsidP="00000000" w:rsidRDefault="00000000" w:rsidRPr="00000000" w14:paraId="00000626">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188038"/>
              <w:sz w:val="22"/>
              <w:szCs w:val="22"/>
            </w:rPr>
          </w:rPrChange>
        </w:rPr>
      </w:pPr>
      <w:del w:author="Anonymous" w:id="15" w:date="2026-09-23T05:10:33Z">
        <w:bookmarkStart w:colFirst="0" w:colLast="0" w:name="_ldqjbc144pgq" w:id="24"/>
        <w:bookmarkEnd w:id="24"/>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188038"/>
                <w:sz w:val="22"/>
                <w:szCs w:val="22"/>
              </w:rPr>
            </w:rPrChange>
          </w:rPr>
          <w:delText xml:space="preserve">index.html</w:delText>
        </w:r>
      </w:del>
    </w:p>
    <w:p w:rsidR="00000000" w:rsidDel="00000000" w:rsidP="00000000" w:rsidRDefault="00000000" w:rsidRPr="00000000" w14:paraId="00000627">
      <w:pPr>
        <w:numPr>
          <w:ilvl w:val="0"/>
          <w:numId w:val="32"/>
        </w:numPr>
        <w:spacing w:after="0" w:afterAutospacing="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Form elements use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name="..."</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bind to backend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Form(...)</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parameters.</w:delText>
        </w:r>
      </w:del>
    </w:p>
    <w:p w:rsidR="00000000" w:rsidDel="00000000" w:rsidP="00000000" w:rsidRDefault="00000000" w:rsidRPr="00000000" w14:paraId="00000628">
      <w:pPr>
        <w:numPr>
          <w:ilvl w:val="0"/>
          <w:numId w:val="32"/>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Submits data to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/generate-workout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629">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188038"/>
              <w:sz w:val="22"/>
              <w:szCs w:val="22"/>
            </w:rPr>
          </w:rPrChange>
        </w:rPr>
      </w:pPr>
      <w:del w:author="Anonymous" w:id="15" w:date="2026-09-23T05:10:33Z">
        <w:bookmarkStart w:colFirst="0" w:colLast="0" w:name="_6kq8sq8xqtf0" w:id="25"/>
        <w:bookmarkEnd w:id="25"/>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188038"/>
                <w:sz w:val="22"/>
                <w:szCs w:val="22"/>
              </w:rPr>
            </w:rPrChange>
          </w:rPr>
          <w:delText xml:space="preserve">result.html</w:delText>
        </w:r>
      </w:del>
    </w:p>
    <w:p w:rsidR="00000000" w:rsidDel="00000000" w:rsidP="00000000" w:rsidRDefault="00000000" w:rsidRPr="00000000" w14:paraId="0000062A">
      <w:pPr>
        <w:numPr>
          <w:ilvl w:val="0"/>
          <w:numId w:val="29"/>
        </w:numPr>
        <w:spacing w:after="0" w:afterAutospacing="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Uses:</w:delText>
        </w:r>
      </w:del>
    </w:p>
    <w:p w:rsidR="00000000" w:rsidDel="00000000" w:rsidP="00000000" w:rsidRDefault="00000000" w:rsidRPr="00000000" w14:paraId="0000062B">
      <w:pPr>
        <w:numPr>
          <w:ilvl w:val="1"/>
          <w:numId w:val="29"/>
        </w:numPr>
        <w:spacing w:after="0" w:afterAutospacing="0" w:before="0" w:beforeAutospacing="0" w:lineRule="auto"/>
        <w:ind w:left="144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username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goal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intensity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etc. to show user data.</w:delText>
        </w:r>
      </w:del>
    </w:p>
    <w:p w:rsidR="00000000" w:rsidDel="00000000" w:rsidP="00000000" w:rsidRDefault="00000000" w:rsidRPr="00000000" w14:paraId="0000062C">
      <w:pPr>
        <w:numPr>
          <w:ilvl w:val="1"/>
          <w:numId w:val="29"/>
        </w:numPr>
        <w:spacing w:after="0" w:afterAutospacing="0" w:before="0" w:beforeAutospacing="0" w:lineRule="auto"/>
        <w:ind w:left="144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workout_plan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 nutrition_tip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to show AI-generated results.</w:delText>
        </w:r>
      </w:del>
    </w:p>
    <w:p w:rsidR="00000000" w:rsidDel="00000000" w:rsidP="00000000" w:rsidRDefault="00000000" w:rsidRPr="00000000" w14:paraId="0000062D">
      <w:pPr>
        <w:numPr>
          <w:ilvl w:val="0"/>
          <w:numId w:val="29"/>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Includes a feedback form submitted via POST to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/submit-feedback</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62E">
      <w:pPr>
        <w:pStyle w:val="Heading4"/>
        <w:keepNext w:val="0"/>
        <w:keepLines w:val="0"/>
        <w:spacing w:after="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188038"/>
              <w:sz w:val="22"/>
              <w:szCs w:val="22"/>
            </w:rPr>
          </w:rPrChange>
        </w:rPr>
      </w:pPr>
      <w:del w:author="Anonymous" w:id="15" w:date="2026-09-23T05:10:33Z">
        <w:bookmarkStart w:colFirst="0" w:colLast="0" w:name="_c3353cuf433r" w:id="26"/>
        <w:bookmarkEnd w:id="26"/>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188038"/>
                <w:sz w:val="22"/>
                <w:szCs w:val="22"/>
              </w:rPr>
            </w:rPrChange>
          </w:rPr>
          <w:delText xml:space="preserve">all_users.html</w:delText>
        </w:r>
      </w:del>
    </w:p>
    <w:p w:rsidR="00000000" w:rsidDel="00000000" w:rsidP="00000000" w:rsidRDefault="00000000" w:rsidRPr="00000000" w14:paraId="0000062F">
      <w:pPr>
        <w:numPr>
          <w:ilvl w:val="0"/>
          <w:numId w:val="5"/>
        </w:numPr>
        <w:spacing w:after="24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2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p>
    <w:p w:rsidR="00000000" w:rsidDel="00000000" w:rsidP="00000000" w:rsidRDefault="00000000" w:rsidRPr="00000000" w14:paraId="00000630">
      <w:pPr>
        <w:spacing w:after="240" w:before="240" w:lineRule="auto"/>
        <w:ind w:left="72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ins w:author="Amresh Babu" w:id="48" w:date="2026-09-23T07:36:29Z">
        <w:del w:author="Anonymous" w:id="15" w:date="2026-09-23T05:10:33Z">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347165</wp:posOffset>
                </wp:positionV>
                <wp:extent cx="3503279" cy="1660322"/>
                <wp:effectExtent b="0" l="0" r="0" t="0"/>
                <wp:wrapNone/>
                <wp:docPr id="2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ins>
      <w:del w:author="Anonymous" w:id="15" w:date="2026-09-23T05:10:33Z"/>
    </w:p>
    <w:p w:rsidR="00000000" w:rsidDel="00000000" w:rsidP="00000000" w:rsidRDefault="00000000" w:rsidRPr="00000000" w14:paraId="00000631">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32">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33">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34">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35">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36">
      <w:pPr>
        <w:spacing w:after="240" w:before="240"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37">
      <w:pPr>
        <w:pStyle w:val="Heading3"/>
        <w:keepNext w:val="0"/>
        <w:keepLines w:val="0"/>
        <w:widowControl w:val="0"/>
        <w:spacing w:before="280" w:lin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4"/>
              <w:szCs w:val="24"/>
            </w:rPr>
          </w:rPrChange>
        </w:rPr>
      </w:pPr>
      <w:del w:author="Anonymous" w:id="15" w:date="2026-09-23T05:10:33Z">
        <w:bookmarkStart w:colFirst="0" w:colLast="0" w:name="_mjvixaa2y48k" w:id="27"/>
        <w:bookmarkEnd w:id="27"/>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4"/>
                <w:szCs w:val="24"/>
              </w:rPr>
            </w:rPrChange>
          </w:rPr>
          <w:delText xml:space="preserve">Milestone 5. Deployment</w:delText>
        </w:r>
      </w:del>
    </w:p>
    <w:p w:rsidR="00000000" w:rsidDel="00000000" w:rsidP="00000000" w:rsidRDefault="00000000" w:rsidRPr="00000000" w14:paraId="00000638">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Now, the focus is on deploying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FitBuddy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application on a local system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FastAPI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Uvicorn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The app uses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HTML templates rendered with Jinja2</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alongside AI services powered by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Gemini</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This milestone ensures all environment dependencies are correctly installed, and the app runs smoothly on a local server, preparing it for future deployment on cloud platforms.</w:delText>
        </w:r>
      </w:del>
    </w:p>
    <w:p w:rsidR="00000000" w:rsidDel="00000000" w:rsidP="00000000" w:rsidRDefault="00000000" w:rsidRPr="00000000" w14:paraId="00000639">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3A">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Activity 5.1: Preparing the Application for Local Deployment</w:delText>
        </w:r>
      </w:del>
    </w:p>
    <w:p w:rsidR="00000000" w:rsidDel="00000000" w:rsidP="00000000" w:rsidRDefault="00000000" w:rsidRPr="00000000" w14:paraId="0000063B">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3C">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 Set up a virtual environment </w:delText>
        </w:r>
      </w:del>
    </w:p>
    <w:p w:rsidR="00000000" w:rsidDel="00000000" w:rsidP="00000000" w:rsidRDefault="00000000" w:rsidRPr="00000000" w14:paraId="0000063D">
      <w:pPr>
        <w:numPr>
          <w:ilvl w:val="0"/>
          <w:numId w:val="3"/>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Create a virtual environment to manage dependencies and isolate the FitBuddy project from other environments.</w:delText>
        </w:r>
      </w:del>
    </w:p>
    <w:p w:rsidR="00000000" w:rsidDel="00000000" w:rsidP="00000000" w:rsidRDefault="00000000" w:rsidRPr="00000000" w14:paraId="0000063E">
      <w:pPr>
        <w:numPr>
          <w:ilvl w:val="0"/>
          <w:numId w:val="3"/>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Activate the environment and install all necessary dependencies listed in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requirements.txt</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file, including FastAPI, Uvicorn, SQLAlchemy, and Google Generative AI SDK.</w:delText>
        </w:r>
      </w:del>
    </w:p>
    <w:p w:rsidR="00000000" w:rsidDel="00000000" w:rsidP="00000000" w:rsidRDefault="00000000" w:rsidRPr="00000000" w14:paraId="0000063F">
      <w:pPr>
        <w:ind w:left="72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python -m venv venv</w:delText>
        </w:r>
      </w:del>
    </w:p>
    <w:p w:rsidR="00000000" w:rsidDel="00000000" w:rsidP="00000000" w:rsidRDefault="00000000" w:rsidRPr="00000000" w14:paraId="00000640">
      <w:pPr>
        <w:ind w:left="72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source venv/bin/activate  # On Windows: venv\Scripts\activate</w:delText>
        </w:r>
      </w:del>
    </w:p>
    <w:p w:rsidR="00000000" w:rsidDel="00000000" w:rsidP="00000000" w:rsidRDefault="00000000" w:rsidRPr="00000000" w14:paraId="00000641">
      <w:pPr>
        <w:ind w:left="72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pip install -r requirements.txt</w:delText>
        </w:r>
      </w:del>
    </w:p>
    <w:p w:rsidR="00000000" w:rsidDel="00000000" w:rsidP="00000000" w:rsidRDefault="00000000" w:rsidRPr="00000000" w14:paraId="00000642">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43">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Configure environment variables</w:delText>
        </w:r>
      </w:del>
    </w:p>
    <w:p w:rsidR="00000000" w:rsidDel="00000000" w:rsidP="00000000" w:rsidRDefault="00000000" w:rsidRPr="00000000" w14:paraId="00000644">
      <w:pPr>
        <w:numPr>
          <w:ilvl w:val="0"/>
          <w:numId w:val="2"/>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Use environment variables to store sensitive data such as the Gemini API Key.</w:delText>
        </w:r>
      </w:del>
    </w:p>
    <w:p w:rsidR="00000000" w:rsidDel="00000000" w:rsidP="00000000" w:rsidRDefault="00000000" w:rsidRPr="00000000" w14:paraId="00000645">
      <w:pPr>
        <w:numPr>
          <w:ilvl w:val="0"/>
          <w:numId w:val="2"/>
        </w:numPr>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These variables can be set directly in the terminal or added to a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.env</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file which is loaded into the application using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color w:val="188038"/>
              </w:rPr>
            </w:rPrChange>
          </w:rPr>
          <w:delText xml:space="preserve">python-dotenv</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w:delText>
        </w:r>
      </w:del>
    </w:p>
    <w:p w:rsidR="00000000" w:rsidDel="00000000" w:rsidP="00000000" w:rsidRDefault="00000000" w:rsidRPr="00000000" w14:paraId="00000646">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GOOGLE_API_KEY=your_gemini_api_key_here</w:delText>
        </w:r>
      </w:del>
    </w:p>
    <w:p w:rsidR="00000000" w:rsidDel="00000000" w:rsidP="00000000" w:rsidRDefault="00000000" w:rsidRPr="00000000" w14:paraId="00000647">
      <w:pPr>
        <w:pStyle w:val="Heading3"/>
        <w:keepNext w:val="0"/>
        <w:keepLines w:val="0"/>
        <w:spacing w:before="28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color w:val="000000"/>
              <w:sz w:val="22"/>
              <w:szCs w:val="22"/>
            </w:rPr>
          </w:rPrChange>
        </w:rPr>
      </w:pPr>
      <w:del w:author="Anonymous" w:id="15" w:date="2026-09-23T05:10:33Z">
        <w:bookmarkStart w:colFirst="0" w:colLast="0" w:name="_xdr2euyu3vlp" w:id="28"/>
        <w:bookmarkEnd w:id="28"/>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sz w:val="22"/>
                <w:szCs w:val="22"/>
              </w:rPr>
            </w:rPrChange>
          </w:rPr>
          <w:delText xml:space="preserve">Frontend-Backend Rendering via Jinja2</w:delText>
        </w:r>
      </w:del>
    </w:p>
    <w:p w:rsidR="00000000" w:rsidDel="00000000" w:rsidP="00000000" w:rsidRDefault="00000000" w:rsidRPr="00000000" w14:paraId="00000648">
      <w:pPr>
        <w:spacing w:after="240" w:befor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 user interactions are facilitated via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Jinja2</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-rendered templates:</w:delText>
        </w:r>
      </w:del>
    </w:p>
    <w:p w:rsidR="00000000" w:rsidDel="00000000" w:rsidP="00000000" w:rsidRDefault="00000000" w:rsidRPr="00000000" w14:paraId="00000649">
      <w:pPr>
        <w:numPr>
          <w:ilvl w:val="0"/>
          <w:numId w:val="19"/>
        </w:numPr>
        <w:spacing w:after="0" w:afterAutospacing="0" w:before="24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index.html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Collects user inputs</w:delText>
        </w:r>
      </w:del>
    </w:p>
    <w:p w:rsidR="00000000" w:rsidDel="00000000" w:rsidP="00000000" w:rsidRDefault="00000000" w:rsidRPr="00000000" w14:paraId="0000064A">
      <w:pPr>
        <w:numPr>
          <w:ilvl w:val="0"/>
          <w:numId w:val="19"/>
        </w:numPr>
        <w:spacing w:after="0" w:afterAutospacing="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result.html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Displays the generated AI plan</w:delText>
        </w:r>
      </w:del>
    </w:p>
    <w:p w:rsidR="00000000" w:rsidDel="00000000" w:rsidP="00000000" w:rsidRDefault="00000000" w:rsidRPr="00000000" w14:paraId="0000064B">
      <w:pPr>
        <w:numPr>
          <w:ilvl w:val="0"/>
          <w:numId w:val="19"/>
        </w:numPr>
        <w:spacing w:after="240" w:before="0" w:beforeAutospacing="0"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all_users.html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Lists all user records for admin view</w:delText>
        </w:r>
      </w:del>
    </w:p>
    <w:p w:rsidR="00000000" w:rsidDel="00000000" w:rsidP="00000000" w:rsidRDefault="00000000" w:rsidRPr="00000000" w14:paraId="0000064C">
      <w:pPr>
        <w:pStyle w:val="Heading4"/>
        <w:keepNext w:val="0"/>
        <w:keepLines w:val="0"/>
        <w:widowControl w:val="0"/>
        <w:spacing w:after="40" w:before="240" w:lin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bookmarkStart w:colFirst="0" w:colLast="0" w:name="_n6u79px7ggr9" w:id="29"/>
        <w:bookmarkEnd w:id="29"/>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rPr>
            </w:rPrChange>
          </w:rPr>
          <w:delText xml:space="preserve">Activity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color w:val="000000"/>
              </w:rPr>
            </w:rPrChange>
          </w:rPr>
          <w:delText xml:space="preserve">5.2: Testing and Verifying Local Deployment</w:delText>
        </w:r>
        <w:r w:rsidDel="00000000" w:rsidR="00000000" w:rsidRPr="00000000">
          <w:rPr>
            <w:rtl w:val="0"/>
          </w:rPr>
        </w:r>
      </w:del>
    </w:p>
    <w:p w:rsidR="00000000" w:rsidDel="00000000" w:rsidP="00000000" w:rsidRDefault="00000000" w:rsidRPr="00000000" w14:paraId="0000064D">
      <w:pPr>
        <w:widowControl w:val="0"/>
        <w:spacing w:after="240" w:before="240" w:line="240"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Access the Application Locally</w:delText>
        </w:r>
      </w:del>
    </w:p>
    <w:p w:rsidR="00000000" w:rsidDel="00000000" w:rsidP="00000000" w:rsidRDefault="00000000" w:rsidRPr="00000000" w14:paraId="0000064E">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FastAPI development server must be started using the command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uvicorn main:app —reload</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p>
    <w:p w:rsidR="00000000" w:rsidDel="00000000" w:rsidP="00000000" w:rsidRDefault="00000000" w:rsidRPr="00000000" w14:paraId="0000064F">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50">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Exploring Website’s web pages:</w:delText>
        </w:r>
      </w:del>
    </w:p>
    <w:p w:rsidR="00000000" w:rsidDel="00000000" w:rsidP="00000000" w:rsidRDefault="00000000" w:rsidRPr="00000000" w14:paraId="00000651">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52">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Home page:</w:delText>
        </w:r>
      </w:del>
    </w:p>
    <w:p w:rsidR="00000000" w:rsidDel="00000000" w:rsidP="00000000" w:rsidRDefault="00000000" w:rsidRPr="00000000" w14:paraId="00000653">
      <w:pPr>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5943600" cy="2692400"/>
              <wp:effectExtent b="0" l="0" r="0" t="0"/>
              <wp:docPr id="8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54">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55">
      <w:pPr>
        <w:spacing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The homepage of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FitBuddy – AI Workout Generator</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features a clean and engaging user interface designed to provide a seamless experience for users seeking personalized fitness plans. The form prominently displayed in the center allows users to enter essential information including:</w:delText>
        </w:r>
      </w:del>
    </w:p>
    <w:p w:rsidR="00000000" w:rsidDel="00000000" w:rsidP="00000000" w:rsidRDefault="00000000" w:rsidRPr="00000000" w14:paraId="00000656">
      <w:pPr>
        <w:numPr>
          <w:ilvl w:val="0"/>
          <w:numId w:val="6"/>
        </w:numPr>
        <w:spacing w:after="0" w:afterAutospacing="0" w:before="24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Name</w:delText>
        </w:r>
      </w:del>
    </w:p>
    <w:p w:rsidR="00000000" w:rsidDel="00000000" w:rsidP="00000000" w:rsidRDefault="00000000" w:rsidRPr="00000000" w14:paraId="00000657">
      <w:pPr>
        <w:numPr>
          <w:ilvl w:val="0"/>
          <w:numId w:val="6"/>
        </w:numPr>
        <w:spacing w:after="0" w:afterAutospacing="0" w:before="0" w:beforeAutospacing="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User ID</w:delText>
        </w:r>
      </w:del>
    </w:p>
    <w:p w:rsidR="00000000" w:rsidDel="00000000" w:rsidP="00000000" w:rsidRDefault="00000000" w:rsidRPr="00000000" w14:paraId="00000658">
      <w:pPr>
        <w:numPr>
          <w:ilvl w:val="0"/>
          <w:numId w:val="6"/>
        </w:numPr>
        <w:spacing w:after="0" w:afterAutospacing="0" w:before="0" w:beforeAutospacing="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Age</w:delText>
        </w:r>
      </w:del>
    </w:p>
    <w:p w:rsidR="00000000" w:rsidDel="00000000" w:rsidP="00000000" w:rsidRDefault="00000000" w:rsidRPr="00000000" w14:paraId="00000659">
      <w:pPr>
        <w:numPr>
          <w:ilvl w:val="0"/>
          <w:numId w:val="6"/>
        </w:numPr>
        <w:spacing w:after="0" w:afterAutospacing="0" w:before="0" w:beforeAutospacing="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Weight (kg)</w:delText>
        </w:r>
      </w:del>
    </w:p>
    <w:p w:rsidR="00000000" w:rsidDel="00000000" w:rsidP="00000000" w:rsidRDefault="00000000" w:rsidRPr="00000000" w14:paraId="0000065A">
      <w:pPr>
        <w:numPr>
          <w:ilvl w:val="0"/>
          <w:numId w:val="6"/>
        </w:numPr>
        <w:spacing w:after="0" w:afterAutospacing="0" w:before="0" w:beforeAutospacing="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Fitness Goal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(e.g., weight loss, flexibility)</w:delText>
        </w:r>
      </w:del>
    </w:p>
    <w:p w:rsidR="00000000" w:rsidDel="00000000" w:rsidP="00000000" w:rsidRDefault="00000000" w:rsidRPr="00000000" w14:paraId="0000065B">
      <w:pPr>
        <w:numPr>
          <w:ilvl w:val="0"/>
          <w:numId w:val="6"/>
        </w:numPr>
        <w:spacing w:after="240" w:before="0" w:beforeAutospacing="0" w:line="276" w:lineRule="auto"/>
        <w:ind w:left="720" w:hanging="360"/>
        <w:rPr>
          <w:del w:author="Anonymous" w:id="15" w:date="2026-09-23T05:10:33Z"/>
          <w:rFonts w:ascii="Cambria" w:cs="Cambria" w:eastAsia="Cambria" w:hAnsi="Cambria"/>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Workout Intensity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(Low, Medium, High)</w:delText>
          <w:br w:type="textWrapping"/>
        </w:r>
      </w:del>
    </w:p>
    <w:p w:rsidR="00000000" w:rsidDel="00000000" w:rsidP="00000000" w:rsidRDefault="00000000" w:rsidRPr="00000000" w14:paraId="0000065C">
      <w:pPr>
        <w:spacing w:after="240" w:before="240" w:line="276" w:lineRule="auto"/>
        <w:ind w:left="0" w:firstLine="0"/>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Once users submit this data, they can click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"Generate Plan"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p>
    <w:p w:rsidR="00000000" w:rsidDel="00000000" w:rsidP="00000000" w:rsidRDefault="00000000" w:rsidRPr="00000000" w14:paraId="0000065D">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This intuitive design ensures users of all experience levels can quickly get started with minimal effort.</w:delText>
        </w:r>
        <w:r w:rsidDel="00000000" w:rsidR="00000000" w:rsidRPr="00000000">
          <w:rPr>
            <w:rtl w:val="0"/>
          </w:rPr>
        </w:r>
      </w:del>
    </w:p>
    <w:p w:rsidR="00000000" w:rsidDel="00000000" w:rsidP="00000000" w:rsidRDefault="00000000" w:rsidRPr="00000000" w14:paraId="0000065E">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Personalized workout generation page:</w:delText>
        </w:r>
      </w:del>
    </w:p>
    <w:p w:rsidR="00000000" w:rsidDel="00000000" w:rsidP="00000000" w:rsidRDefault="00000000" w:rsidRPr="00000000" w14:paraId="0000065F">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User Information:</w:delText>
        </w:r>
      </w:del>
      <w:ins w:author="Gayathri G D" w:id="49" w:date="2026-09-22T05:43:45Z">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                                                                                                       </w:delText>
          </w:r>
        </w:del>
      </w:ins>
      <w:del w:author="Anonymous" w:id="15" w:date="2026-09-23T05:10:33Z">
        <w:r w:rsidDel="00000000" w:rsidR="00000000" w:rsidRPr="00000000">
          <w:rPr>
            <w:rtl w:val="0"/>
          </w:rPr>
        </w:r>
      </w:del>
    </w:p>
    <w:p w:rsidR="00000000" w:rsidDel="00000000" w:rsidP="00000000" w:rsidRDefault="00000000" w:rsidRPr="00000000" w14:paraId="00000660">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2273300"/>
              <wp:effectExtent b="0" l="0" r="0" t="0"/>
              <wp:docPr id="85"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2273300"/>
                      </a:xfrm>
                      <a:prstGeom prst="rect"/>
                      <a:ln/>
                    </pic:spPr>
                  </pic:pic>
                </a:graphicData>
              </a:graphic>
            </wp:inline>
          </w:drawing>
        </w:r>
        <w:r w:rsidDel="00000000" w:rsidR="00000000" w:rsidRPr="00000000">
          <w:rPr>
            <w:rtl w:val="0"/>
          </w:rPr>
        </w:r>
      </w:del>
    </w:p>
    <w:p w:rsidR="00000000" w:rsidDel="00000000" w:rsidP="00000000" w:rsidRDefault="00000000" w:rsidRPr="00000000" w14:paraId="00000661">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Once the user submits their details, the application navigates to a personalized workout plan page. This section displays a summary of the user’s input including their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Name, User ID, Age, Weight, Fitness Goal</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and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Selected Intensity</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This personalized display ensures users feel acknowledged and guides the AI engine to generate relevant workout recommendations tailored specifically to their fitness journey.</w:delText>
        </w:r>
      </w:del>
    </w:p>
    <w:p w:rsidR="00000000" w:rsidDel="00000000" w:rsidP="00000000" w:rsidRDefault="00000000" w:rsidRPr="00000000" w14:paraId="00000662">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63">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64">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65">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66">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Workout Plan:</w:delText>
        </w:r>
        <w:r w:rsidDel="00000000" w:rsidR="00000000" w:rsidRPr="00000000">
          <w:rPr>
            <w:rtl w:val="0"/>
          </w:rPr>
        </w:r>
      </w:del>
    </w:p>
    <w:p w:rsidR="00000000" w:rsidDel="00000000" w:rsidP="00000000" w:rsidRDefault="00000000" w:rsidRPr="00000000" w14:paraId="00000667">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2692400"/>
              <wp:effectExtent b="0" l="0" r="0" t="0"/>
              <wp:docPr id="5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68">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2692400"/>
              <wp:effectExtent b="0" l="0" r="0" t="0"/>
              <wp:docPr id="50"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69">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1879600"/>
              <wp:effectExtent b="0" l="0" r="0" t="0"/>
              <wp:docPr id="9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1879600"/>
                      </a:xfrm>
                      <a:prstGeom prst="rect"/>
                      <a:ln/>
                    </pic:spPr>
                  </pic:pic>
                </a:graphicData>
              </a:graphic>
            </wp:inline>
          </w:drawing>
        </w:r>
        <w:r w:rsidDel="00000000" w:rsidR="00000000" w:rsidRPr="00000000">
          <w:rPr>
            <w:rtl w:val="0"/>
          </w:rPr>
        </w:r>
      </w:del>
    </w:p>
    <w:p w:rsidR="00000000" w:rsidDel="00000000" w:rsidP="00000000" w:rsidRDefault="00000000" w:rsidRPr="00000000" w14:paraId="0000066A">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p>
    <w:p w:rsidR="00000000" w:rsidDel="00000000" w:rsidP="00000000" w:rsidRDefault="00000000" w:rsidRPr="00000000" w14:paraId="0000066B">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6C">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Nutrition Tip:</w:delText>
        </w:r>
      </w:del>
    </w:p>
    <w:p w:rsidR="00000000" w:rsidDel="00000000" w:rsidP="00000000" w:rsidRDefault="00000000" w:rsidRPr="00000000" w14:paraId="0000066D">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943600" cy="1066800"/>
              <wp:effectExtent b="0" l="0" r="0" t="0"/>
              <wp:docPr id="5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1066800"/>
                      </a:xfrm>
                      <a:prstGeom prst="rect"/>
                      <a:ln/>
                    </pic:spPr>
                  </pic:pic>
                </a:graphicData>
              </a:graphic>
            </wp:inline>
          </w:drawing>
        </w:r>
        <w:r w:rsidDel="00000000" w:rsidR="00000000" w:rsidRPr="00000000">
          <w:rPr>
            <w:rtl w:val="0"/>
          </w:rPr>
        </w:r>
      </w:del>
    </w:p>
    <w:p w:rsidR="00000000" w:rsidDel="00000000" w:rsidP="00000000" w:rsidRDefault="00000000" w:rsidRPr="00000000" w14:paraId="0000066E">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The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Nutrition Tip</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p>
    <w:p w:rsidR="00000000" w:rsidDel="00000000" w:rsidP="00000000" w:rsidRDefault="00000000" w:rsidRPr="00000000" w14:paraId="0000066F">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70">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71">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72">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Feedback Page:</w:delText>
        </w:r>
      </w:del>
    </w:p>
    <w:p w:rsidR="00000000" w:rsidDel="00000000" w:rsidP="00000000" w:rsidRDefault="00000000" w:rsidRPr="00000000" w14:paraId="00000673">
      <w:pPr>
        <w:spacing w:after="240" w:before="240" w:line="276" w:lineRule="auto"/>
        <w:rPr>
          <w:del w:author="Anonymous" w:id="15" w:date="2026-09-23T05:10:33Z"/>
          <w:rFonts w:ascii="Cambria" w:cs="Cambria" w:eastAsia="Cambria" w:hAnsi="Cambria"/>
          <w:b w:val="1"/>
          <w:bCs w:val="1"/>
          <w:sz w:val="30"/>
          <w:szCs w:val="30"/>
          <w:rPrChange w:author="Thanigai Vel" w:id="50" w:date="2026-09-23T07:24:19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5943600" cy="2286000"/>
              <wp:effectExtent b="0" l="0" r="0" t="0"/>
              <wp:docPr id="5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del>
    </w:p>
    <w:p w:rsidR="00000000" w:rsidDel="00000000" w:rsidP="00000000" w:rsidRDefault="00000000" w:rsidRPr="00000000" w14:paraId="00000674">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p>
    <w:p w:rsidR="00000000" w:rsidDel="00000000" w:rsidP="00000000" w:rsidRDefault="00000000" w:rsidRPr="00000000" w14:paraId="00000675">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rPr>
            </w:rPrChange>
          </w:rPr>
          <w:drawing>
            <wp:inline distB="114300" distT="114300" distL="114300" distR="114300">
              <wp:extent cx="5410200" cy="542925"/>
              <wp:effectExtent b="0" l="0" r="0" t="0"/>
              <wp:docPr id="1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410200" cy="542925"/>
                      </a:xfrm>
                      <a:prstGeom prst="rect"/>
                      <a:ln/>
                    </pic:spPr>
                  </pic:pic>
                </a:graphicData>
              </a:graphic>
            </wp:inline>
          </w:drawing>
        </w:r>
        <w:r w:rsidDel="00000000" w:rsidR="00000000" w:rsidRPr="00000000">
          <w:rPr>
            <w:rtl w:val="0"/>
          </w:rPr>
        </w:r>
      </w:del>
    </w:p>
    <w:p w:rsidR="00000000" w:rsidDel="00000000" w:rsidP="00000000" w:rsidRDefault="00000000" w:rsidRPr="00000000" w14:paraId="00000676">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7">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8">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9">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A">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B">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C">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tl w:val="0"/>
          </w:rPr>
        </w:r>
      </w:del>
    </w:p>
    <w:p w:rsidR="00000000" w:rsidDel="00000000" w:rsidP="00000000" w:rsidRDefault="00000000" w:rsidRPr="00000000" w14:paraId="0000067D">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View all users page:</w:delText>
        </w:r>
      </w:del>
    </w:p>
    <w:p w:rsidR="00000000" w:rsidDel="00000000" w:rsidP="00000000" w:rsidRDefault="00000000" w:rsidRPr="00000000" w14:paraId="0000067E">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drawing>
            <wp:inline distB="114300" distT="114300" distL="114300" distR="114300">
              <wp:extent cx="5943600" cy="2692400"/>
              <wp:effectExtent b="0" l="0" r="0" t="0"/>
              <wp:docPr id="3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7F">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rPr>
            </w:rPrChange>
          </w:rPr>
          <w:delText xml:space="preserve">Description: </w:delText>
        </w:r>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p>
    <w:p w:rsidR="00000000" w:rsidDel="00000000" w:rsidP="00000000" w:rsidRDefault="00000000" w:rsidRPr="00000000" w14:paraId="00000680">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1">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2">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3">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4">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5">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6">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7">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8">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tl w:val="0"/>
          </w:rPr>
        </w:r>
      </w:del>
    </w:p>
    <w:p w:rsidR="00000000" w:rsidDel="00000000" w:rsidP="00000000" w:rsidRDefault="00000000" w:rsidRPr="00000000" w14:paraId="00000689">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sz w:val="24"/>
              <w:szCs w:val="24"/>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b w:val="1"/>
                <w:bCs w:val="1"/>
                <w:sz w:val="24"/>
                <w:szCs w:val="24"/>
              </w:rPr>
            </w:rPrChange>
          </w:rPr>
          <w:delText xml:space="preserve">Conclusion:</w:delText>
        </w:r>
      </w:del>
    </w:p>
    <w:p w:rsidR="00000000" w:rsidDel="00000000" w:rsidP="00000000" w:rsidRDefault="00000000" w:rsidRPr="00000000" w14:paraId="0000068A">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p>
    <w:p w:rsidR="00000000" w:rsidDel="00000000" w:rsidP="00000000" w:rsidRDefault="00000000" w:rsidRPr="00000000" w14:paraId="0000068B">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p>
    <w:p w:rsidR="00000000" w:rsidDel="00000000" w:rsidP="00000000" w:rsidRDefault="00000000" w:rsidRPr="00000000" w14:paraId="0000068C">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p>
    <w:p w:rsidR="00000000" w:rsidDel="00000000" w:rsidP="00000000" w:rsidRDefault="00000000" w:rsidRPr="00000000" w14:paraId="0000068D">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rPr>
          </w:rPrChange>
        </w:rPr>
      </w:pPr>
      <w:del w:author="Anonymous" w:id="15" w:date="2026-09-23T05:10:33Z">
        <w:r w:rsidDel="00000000" w:rsidR="00000000" w:rsidRPr="00000000">
          <w:rPr>
            <w:rFonts w:ascii="Cambria" w:cs="Cambria" w:eastAsia="Cambria" w:hAnsi="Cambria"/>
            <w:b w:val="1"/>
            <w:bCs w:val="1"/>
            <w:sz w:val="30"/>
            <w:szCs w:val="30"/>
            <w:u w:val="single"/>
            <w:rtl w:val="0"/>
            <w:rPrChange w:author="Anonymous" w:id="16" w:date="2026-09-23T05:10:33Z">
              <w:rPr>
                <w:rFonts w:ascii="Cambria" w:cs="Cambria" w:eastAsia="Cambria" w:hAnsi="Cambria"/>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p>
    <w:p w:rsidR="00000000" w:rsidDel="00000000" w:rsidP="00000000" w:rsidRDefault="00000000" w:rsidRPr="00000000" w14:paraId="0000068E">
      <w:pPr>
        <w:spacing w:after="240" w:before="240" w:line="276" w:lineRule="auto"/>
        <w:rPr>
          <w:del w:author="Anonymous" w:id="15" w:date="2026-09-23T05:10:33Z"/>
          <w:rFonts w:ascii="Cambria" w:cs="Cambria" w:eastAsia="Cambria" w:hAnsi="Cambria"/>
          <w:b w:val="1"/>
          <w:bCs w:val="1"/>
          <w:sz w:val="30"/>
          <w:szCs w:val="30"/>
          <w:u w:val="single"/>
          <w:rPrChange w:author="Anonymous" w:id="16" w:date="2026-09-23T05:10:33Z">
            <w:rPr>
              <w:rFonts w:ascii="Cambria" w:cs="Cambria" w:eastAsia="Cambria" w:hAnsi="Cambria"/>
              <w:b w:val="1"/>
              <w:bCs w:val="1"/>
            </w:rPr>
          </w:rPrChange>
        </w:rPr>
      </w:pPr>
      <w:del w:author="Anonymous" w:id="15" w:date="2026-09-23T05:10:33Z">
        <w:r w:rsidDel="00000000" w:rsidR="00000000" w:rsidRPr="00000000">
          <w:rPr>
            <w:rtl w:val="0"/>
          </w:rPr>
        </w:r>
      </w:del>
    </w:p>
    <w:p w:rsidR="00000000" w:rsidDel="00000000" w:rsidP="00000000" w:rsidRDefault="00000000" w:rsidRPr="00000000" w14:paraId="0000068F">
      <w:pPr>
        <w:spacing w:after="240" w:before="240" w:line="276" w:lineRule="auto"/>
        <w:rPr>
          <w:del w:author="Prajan Prajan" w:id="51" w:date="2026-09-23T04:47:34Z"/>
          <w:rFonts w:ascii="Cambria" w:cs="Cambria" w:eastAsia="Cambria" w:hAnsi="Cambria"/>
          <w:b w:val="1"/>
          <w:bCs w:val="1"/>
          <w:sz w:val="30"/>
          <w:szCs w:val="30"/>
          <w:u w:val="single"/>
          <w:rPrChange w:author="Prajan Prajan" w:id="52" w:date="2026-09-23T04:46:41Z">
            <w:rPr>
              <w:rFonts w:ascii="Cambria" w:cs="Cambria" w:eastAsia="Cambria" w:hAnsi="Cambria"/>
            </w:rPr>
          </w:rPrChange>
        </w:rPr>
      </w:pPr>
      <w:del w:author="Prajan Prajan" w:id="51" w:date="2026-09-23T04:47:34Z">
        <w:r w:rsidDel="00000000" w:rsidR="00000000" w:rsidRPr="00000000">
          <w:rPr>
            <w:rtl w:val="0"/>
          </w:rPr>
        </w:r>
      </w:del>
    </w:p>
    <w:p w:rsidR="00000000" w:rsidDel="00000000" w:rsidP="00000000" w:rsidRDefault="00000000" w:rsidRPr="00000000" w14:paraId="00000690">
      <w:pPr>
        <w:spacing w:line="276" w:lineRule="auto"/>
        <w:rPr>
          <w:rFonts w:ascii="Cambria" w:cs="Cambria" w:eastAsia="Cambria" w:hAnsi="Cambria"/>
        </w:rPr>
      </w:pPr>
      <w:r w:rsidDel="00000000" w:rsidR="00000000" w:rsidRPr="00000000">
        <w:rPr>
          <w:rtl w:val="0"/>
        </w:rPr>
      </w:r>
    </w:p>
    <w:sectPr>
      <w:headerReference r:id="rId35" w:type="default"/>
      <w:footerReference r:id="rId36" w:type="default"/>
      <w:pgSz w:h="15840" w:w="12240" w:orient="portrait"/>
      <w:pgMar w:bottom="1440" w:top="1440" w:left="0" w:right="0" w:header="720" w:footer="720"/>
      <w:pgNumType w:start="1"/>
      <w:sectPrChange w:author="B TIJIL PRAJAESH" w:id="0" w:date="2026-09-23T06:20:27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6">
    <w:pPr>
      <w:rPr>
        <w:ins w:author="Saranya Sankar" w:id="56" w:date="2026-09-22T13:21:09Z"/>
        <w:rPrChange w:author="Saranya Sankar" w:id="57" w:date="2026-09-22T13:21:09Z">
          <w:rPr/>
        </w:rPrChange>
      </w:rPr>
    </w:pPr>
    <w:ins w:author="Saranya Sankar" w:id="56" w:date="2026-09-22T13:21:09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spacing w:line="276" w:lineRule="auto"/>
      <w:rPr>
        <w:ins w:author="Prajan Prajan" w:id="51" w:date="2026-09-23T04:47:34Z"/>
        <w:rFonts w:ascii="Cambria" w:cs="Cambria" w:eastAsia="Cambria" w:hAnsi="Cambria"/>
        <w:sz w:val="30"/>
        <w:szCs w:val="30"/>
        <w:u w:val="single"/>
        <w:rPrChange w:author="Nandhakumar" w:id="54" w:date="2026-09-23T06:24:02Z">
          <w:rPr/>
        </w:rPrChange>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34" name="image27.png"/>
          <a:graphic>
            <a:graphicData uri="http://schemas.openxmlformats.org/drawingml/2006/picture">
              <pic:pic>
                <pic:nvPicPr>
                  <pic:cNvPr id="0" name="image27.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3"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587500" cy="685800"/>
                  </a:xfrm>
                  <a:prstGeom prst="rect"/>
                  <a:ln/>
                </pic:spPr>
              </pic:pic>
            </a:graphicData>
          </a:graphic>
        </wp:inline>
      </w:drawing>
    </w: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**Dear Faculty Members,**</w:t>
      </w:r>
      <w:r w:rsidDel="00000000" w:rsidR="00000000" w:rsidRPr="00000000">
        <w:rPr>
          <w:rtl w:val="0"/>
        </w:rPr>
      </w:r>
    </w:ins>
  </w:p>
  <w:p w:rsidR="00000000" w:rsidDel="00000000" w:rsidP="00000000" w:rsidRDefault="00000000" w:rsidRPr="00000000" w14:paraId="0000069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69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**Greetings from SmartBridge..!!**</w:t>
      </w:r>
    </w:ins>
  </w:p>
  <w:p w:rsidR="00000000" w:rsidDel="00000000" w:rsidP="00000000" w:rsidRDefault="00000000" w:rsidRPr="00000000" w14:paraId="0000069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69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Please find the **Project Details** shared below. The project resources include:</w:t>
      </w:r>
    </w:ins>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**Dear Faculty Members,**</w:t>
      </w:r>
    </w:ins>
  </w:p>
  <w:p w:rsidR="00000000" w:rsidDel="00000000" w:rsidP="00000000" w:rsidRDefault="00000000" w:rsidRPr="00000000" w14:paraId="0000069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9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**Greetings from SmartBridge..!!**</w:t>
      </w:r>
    </w:ins>
  </w:p>
  <w:p w:rsidR="00000000" w:rsidDel="00000000" w:rsidP="00000000" w:rsidRDefault="00000000" w:rsidRPr="00000000" w14:paraId="0000069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9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Please find the **Project Details** shared below. The project resources include:</w:t>
      </w:r>
    </w:ins>
  </w:p>
  <w:p w:rsidR="00000000" w:rsidDel="00000000" w:rsidP="00000000" w:rsidRDefault="00000000" w:rsidRPr="00000000" w14:paraId="0000069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9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**Project Title**</w:t>
      </w:r>
    </w:ins>
  </w:p>
  <w:p w:rsidR="00000000" w:rsidDel="00000000" w:rsidP="00000000" w:rsidRDefault="00000000" w:rsidRPr="00000000" w14:paraId="0000069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**Project Document** – Detailed instructions and requirements for the project</w:t>
      </w:r>
    </w:ins>
  </w:p>
  <w:p w:rsidR="00000000" w:rsidDel="00000000" w:rsidP="00000000" w:rsidRDefault="00000000" w:rsidRPr="00000000" w14:paraId="0000069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**Project Reference Video** – Step-by-step guidance on how to complete the project</w:t>
      </w:r>
    </w:ins>
  </w:p>
  <w:p w:rsidR="00000000" w:rsidDel="00000000" w:rsidP="00000000" w:rsidRDefault="00000000" w:rsidRPr="00000000" w14:paraId="0000069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9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Important Instructions for Students</w:t>
      </w:r>
    </w:ins>
  </w:p>
  <w:p w:rsidR="00000000" w:rsidDel="00000000" w:rsidP="00000000" w:rsidRDefault="00000000" w:rsidRPr="00000000" w14:paraId="000006A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Please inform all your students to **start working on their assigned/selected project immediately** and be ready with the required project submissions.</w:t>
      </w:r>
    </w:ins>
  </w:p>
  <w:p w:rsidR="00000000" w:rsidDel="00000000" w:rsidP="00000000" w:rsidRDefault="00000000" w:rsidRPr="00000000" w14:paraId="000006A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As instructed by the trainers during the **Project Development Sessions**, students are required to submit the following:</w:t>
      </w:r>
    </w:ins>
  </w:p>
  <w:p w:rsidR="00000000" w:rsidDel="00000000" w:rsidP="00000000" w:rsidRDefault="00000000" w:rsidRPr="00000000" w14:paraId="000006A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Submission Requirements</w:t>
      </w:r>
    </w:ins>
  </w:p>
  <w:p w:rsidR="00000000" w:rsidDel="00000000" w:rsidP="00000000" w:rsidRDefault="00000000" w:rsidRPr="00000000" w14:paraId="000006A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GitHub Repository Link**</w:t>
      </w:r>
    </w:ins>
  </w:p>
  <w:p w:rsidR="00000000" w:rsidDel="00000000" w:rsidP="00000000" w:rsidRDefault="00000000" w:rsidRPr="00000000" w14:paraId="000006A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GitHub repository link must be a **Public Repository Link**.</w:t>
      </w:r>
    </w:ins>
  </w:p>
  <w:p w:rsidR="00000000" w:rsidDel="00000000" w:rsidP="00000000" w:rsidRDefault="00000000" w:rsidRPr="00000000" w14:paraId="000006A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All project files/documents should be uploaded to GitHub.</w:t>
      </w:r>
    </w:ins>
  </w:p>
  <w:p w:rsidR="00000000" w:rsidDel="00000000" w:rsidP="00000000" w:rsidRDefault="00000000" w:rsidRPr="00000000" w14:paraId="000006A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project should be maintained and submitted **phase-wise** using the following structure:</w:t>
      </w:r>
    </w:ins>
  </w:p>
  <w:p w:rsidR="00000000" w:rsidDel="00000000" w:rsidP="00000000" w:rsidRDefault="00000000" w:rsidRPr="00000000" w14:paraId="000006A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A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**Brainstorming &amp; Ideation Phase**</w:t>
      </w:r>
    </w:ins>
  </w:p>
  <w:p w:rsidR="00000000" w:rsidDel="00000000" w:rsidP="00000000" w:rsidRDefault="00000000" w:rsidRPr="00000000" w14:paraId="000006A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**Requirement Analysis Phase**</w:t>
      </w:r>
    </w:ins>
  </w:p>
  <w:p w:rsidR="00000000" w:rsidDel="00000000" w:rsidP="00000000" w:rsidRDefault="00000000" w:rsidRPr="00000000" w14:paraId="000006A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**Project Design Phase Phase**</w:t>
      </w:r>
    </w:ins>
  </w:p>
  <w:p w:rsidR="00000000" w:rsidDel="00000000" w:rsidP="00000000" w:rsidRDefault="00000000" w:rsidRPr="00000000" w14:paraId="000006B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4. **Project Planning Phase**</w:t>
      </w:r>
    </w:ins>
  </w:p>
  <w:p w:rsidR="00000000" w:rsidDel="00000000" w:rsidP="00000000" w:rsidRDefault="00000000" w:rsidRPr="00000000" w14:paraId="000006B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5. **Project Development Phase**</w:t>
      </w:r>
    </w:ins>
  </w:p>
  <w:p w:rsidR="00000000" w:rsidDel="00000000" w:rsidP="00000000" w:rsidRDefault="00000000" w:rsidRPr="00000000" w14:paraId="000006B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6. **Project Testing Phase**</w:t>
      </w:r>
    </w:ins>
  </w:p>
  <w:p w:rsidR="00000000" w:rsidDel="00000000" w:rsidP="00000000" w:rsidRDefault="00000000" w:rsidRPr="00000000" w14:paraId="000006B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7. **Project Documentation Phase**</w:t>
      </w:r>
    </w:ins>
  </w:p>
  <w:p w:rsidR="00000000" w:rsidDel="00000000" w:rsidP="00000000" w:rsidRDefault="00000000" w:rsidRPr="00000000" w14:paraId="000006B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8. **Project Demonstration Phase**</w:t>
      </w:r>
    </w:ins>
  </w:p>
  <w:p w:rsidR="00000000" w:rsidDel="00000000" w:rsidP="00000000" w:rsidRDefault="00000000" w:rsidRPr="00000000" w14:paraId="000006B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B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Demo Video Link**</w:t>
      </w:r>
    </w:ins>
  </w:p>
  <w:p w:rsidR="00000000" w:rsidDel="00000000" w:rsidP="00000000" w:rsidRDefault="00000000" w:rsidRPr="00000000" w14:paraId="000006B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B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Record a complete **project demonstration video**.</w:t>
      </w:r>
    </w:ins>
  </w:p>
  <w:p w:rsidR="00000000" w:rsidDel="00000000" w:rsidP="00000000" w:rsidRDefault="00000000" w:rsidRPr="00000000" w14:paraId="000006B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Upload the video to **Google Drive**.</w:t>
      </w:r>
    </w:ins>
  </w:p>
  <w:p w:rsidR="00000000" w:rsidDel="00000000" w:rsidP="00000000" w:rsidRDefault="00000000" w:rsidRPr="00000000" w14:paraId="000006B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Ensure that the **Drive link is set to Public/Anyone with the link can view**.</w:t>
      </w:r>
    </w:ins>
  </w:p>
  <w:p w:rsidR="00000000" w:rsidDel="00000000" w:rsidP="00000000" w:rsidRDefault="00000000" w:rsidRPr="00000000" w14:paraId="000006B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demo video should include:</w:t>
      </w:r>
    </w:ins>
  </w:p>
  <w:p w:rsidR="00000000" w:rsidDel="00000000" w:rsidP="00000000" w:rsidRDefault="00000000" w:rsidRPr="00000000" w14:paraId="000006B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Screen sharing of the project</w:t>
      </w:r>
    </w:ins>
  </w:p>
  <w:p w:rsidR="00000000" w:rsidDel="00000000" w:rsidP="00000000" w:rsidRDefault="00000000" w:rsidRPr="00000000" w14:paraId="000006B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Student's voice-over/explanation</w:t>
      </w:r>
    </w:ins>
  </w:p>
  <w:p w:rsidR="00000000" w:rsidDel="00000000" w:rsidP="00000000" w:rsidRDefault="00000000" w:rsidRPr="00000000" w14:paraId="000006B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Name**</w:t>
      </w:r>
    </w:ins>
  </w:p>
  <w:p w:rsidR="00000000" w:rsidDel="00000000" w:rsidP="00000000" w:rsidRDefault="00000000" w:rsidRPr="00000000" w14:paraId="000006B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**Purpose of the Project**</w:t>
      </w:r>
    </w:ins>
  </w:p>
  <w:p w:rsidR="00000000" w:rsidDel="00000000" w:rsidP="00000000" w:rsidRDefault="00000000" w:rsidRPr="00000000" w14:paraId="000006C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**Use/Benefits of the Project**</w:t>
      </w:r>
    </w:ins>
  </w:p>
  <w:p w:rsidR="00000000" w:rsidDel="00000000" w:rsidP="00000000" w:rsidRDefault="00000000" w:rsidRPr="00000000" w14:paraId="000006C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Execution/Working Process**</w:t>
      </w:r>
    </w:ins>
  </w:p>
  <w:p w:rsidR="00000000" w:rsidDel="00000000" w:rsidP="00000000" w:rsidRDefault="00000000" w:rsidRPr="00000000" w14:paraId="000006C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**Final Output**</w:t>
      </w:r>
    </w:ins>
  </w:p>
  <w:p w:rsidR="00000000" w:rsidDel="00000000" w:rsidP="00000000" w:rsidRDefault="00000000" w:rsidRPr="00000000" w14:paraId="000006C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C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Important Note Regarding SkillWallet &amp; Team Formation</w:t>
      </w:r>
    </w:ins>
  </w:p>
  <w:p w:rsidR="00000000" w:rsidDel="00000000" w:rsidP="00000000" w:rsidRDefault="00000000" w:rsidRPr="00000000" w14:paraId="000006C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C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As informed during the **Faculty SkillWallet Orientation**, inform your students **to not wait for SkillWallet credentials to start the project work.**</w:t>
      </w:r>
    </w:ins>
  </w:p>
  <w:p w:rsidR="00000000" w:rsidDel="00000000" w:rsidP="00000000" w:rsidRDefault="00000000" w:rsidRPr="00000000" w14:paraId="000006C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C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Students are instructed to:</w:t>
      </w:r>
    </w:ins>
  </w:p>
  <w:p w:rsidR="00000000" w:rsidDel="00000000" w:rsidP="00000000" w:rsidRDefault="00000000" w:rsidRPr="00000000" w14:paraId="000006C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C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**Form their teams physically** without waiting for SkillWallet credentials.</w:t>
      </w:r>
    </w:ins>
  </w:p>
  <w:p w:rsidR="00000000" w:rsidDel="00000000" w:rsidP="00000000" w:rsidRDefault="00000000" w:rsidRPr="00000000" w14:paraId="000006C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Team size should be:</w:t>
      </w:r>
    </w:ins>
  </w:p>
  <w:p w:rsidR="00000000" w:rsidDel="00000000" w:rsidP="00000000" w:rsidRDefault="00000000" w:rsidRPr="00000000" w14:paraId="000006C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**Minimum:** 2 members</w:t>
      </w:r>
    </w:ins>
  </w:p>
  <w:p w:rsidR="00000000" w:rsidDel="00000000" w:rsidP="00000000" w:rsidRDefault="00000000" w:rsidRPr="00000000" w14:paraId="000006C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**Standard:** 4 members</w:t>
      </w:r>
    </w:ins>
  </w:p>
  <w:p w:rsidR="00000000" w:rsidDel="00000000" w:rsidP="00000000" w:rsidRDefault="00000000" w:rsidRPr="00000000" w14:paraId="000006C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**Maximum:** 5 members</w:t>
      </w:r>
    </w:ins>
  </w:p>
  <w:p w:rsidR="00000000" w:rsidDel="00000000" w:rsidP="00000000" w:rsidRDefault="00000000" w:rsidRPr="00000000" w14:paraId="000006C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Select **one project** from the list of projects attached.</w:t>
      </w:r>
    </w:ins>
  </w:p>
  <w:p w:rsidR="00000000" w:rsidDel="00000000" w:rsidP="00000000" w:rsidRDefault="00000000" w:rsidRPr="00000000" w14:paraId="000006D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4. Go through the **Project Document and Reference Video** thoroughly.</w:t>
      </w:r>
    </w:ins>
  </w:p>
  <w:p w:rsidR="00000000" w:rsidDel="00000000" w:rsidP="00000000" w:rsidRDefault="00000000" w:rsidRPr="00000000" w14:paraId="000006D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5. Start working on the selected project immediately.</w:t>
      </w:r>
    </w:ins>
  </w:p>
  <w:p w:rsidR="00000000" w:rsidDel="00000000" w:rsidP="00000000" w:rsidRDefault="00000000" w:rsidRPr="00000000" w14:paraId="000006D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6. Prepare all project files according to the **8 phases mentioned above**.</w:t>
      </w:r>
    </w:ins>
  </w:p>
  <w:p w:rsidR="00000000" w:rsidDel="00000000" w:rsidP="00000000" w:rsidRDefault="00000000" w:rsidRPr="00000000" w14:paraId="000006D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7. Upload the phase-wise project files into the **GitHub repository**.</w:t>
      </w:r>
    </w:ins>
  </w:p>
  <w:p w:rsidR="00000000" w:rsidDel="00000000" w:rsidP="00000000" w:rsidRDefault="00000000" w:rsidRPr="00000000" w14:paraId="000006D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8. Prepare and record the **Project Demo Video** as per the instructions above.</w:t>
      </w:r>
    </w:ins>
  </w:p>
  <w:p w:rsidR="00000000" w:rsidDel="00000000" w:rsidP="00000000" w:rsidRDefault="00000000" w:rsidRPr="00000000" w14:paraId="000006D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D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Once SkillWallet Credentials Are Received</w:t>
      </w:r>
    </w:ins>
  </w:p>
  <w:p w:rsidR="00000000" w:rsidDel="00000000" w:rsidP="00000000" w:rsidRDefault="00000000" w:rsidRPr="00000000" w14:paraId="000006D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D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students receive their **SkillWallet credentials**, they should:</w:t>
      </w:r>
    </w:ins>
  </w:p>
  <w:p w:rsidR="00000000" w:rsidDel="00000000" w:rsidP="00000000" w:rsidRDefault="00000000" w:rsidRPr="00000000" w14:paraId="000006D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D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Contact their respective faculty member.</w:t>
      </w:r>
    </w:ins>
  </w:p>
  <w:p w:rsidR="00000000" w:rsidDel="00000000" w:rsidP="00000000" w:rsidRDefault="00000000" w:rsidRPr="00000000" w14:paraId="000006D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Inform the faculty about:</w:t>
      </w:r>
    </w:ins>
  </w:p>
  <w:p w:rsidR="00000000" w:rsidDel="00000000" w:rsidP="00000000" w:rsidRDefault="00000000" w:rsidRPr="00000000" w14:paraId="000006D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D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**The project they are working on**</w:t>
      </w:r>
    </w:ins>
  </w:p>
  <w:p w:rsidR="00000000" w:rsidDel="00000000" w:rsidP="00000000" w:rsidRDefault="00000000" w:rsidRPr="00000000" w14:paraId="000006D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**Their team members**</w:t>
      </w:r>
    </w:ins>
  </w:p>
  <w:p w:rsidR="00000000" w:rsidDel="00000000" w:rsidP="00000000" w:rsidRDefault="00000000" w:rsidRPr="00000000" w14:paraId="000006D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Faculty members will then form the respective teams in **SkillWallet** according to the selected project and team members.</w:t>
      </w:r>
    </w:ins>
  </w:p>
  <w:p w:rsidR="00000000" w:rsidDel="00000000" w:rsidP="00000000" w:rsidRDefault="00000000" w:rsidRPr="00000000" w14:paraId="000006E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SkillWallet Access Update*</w:t>
      </w:r>
    </w:ins>
  </w:p>
  <w:p w:rsidR="00000000" w:rsidDel="00000000" w:rsidP="00000000" w:rsidRDefault="00000000" w:rsidRPr="00000000" w14:paraId="000006E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 sincerely apologize for the delay in providing SkillWallet access.</w:t>
      </w:r>
    </w:ins>
  </w:p>
  <w:p w:rsidR="00000000" w:rsidDel="00000000" w:rsidP="00000000" w:rsidRDefault="00000000" w:rsidRPr="00000000" w14:paraId="000006E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**SkillWallet access is expected to be updated by tomorrow morning.** Students are requested to **wait for the credentials and, meanwhile, continue working on their projects as instructed above.**</w:t>
      </w:r>
    </w:ins>
  </w:p>
  <w:p w:rsidR="00000000" w:rsidDel="00000000" w:rsidP="00000000" w:rsidRDefault="00000000" w:rsidRPr="00000000" w14:paraId="000006E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**Faculty members are requested to communicate these instructions clearly to all students and ensure that students begin their project work without waiting for SkillWallet access.**</w:t>
      </w:r>
    </w:ins>
  </w:p>
  <w:p w:rsidR="00000000" w:rsidDel="00000000" w:rsidP="00000000" w:rsidRDefault="00000000" w:rsidRPr="00000000" w14:paraId="000006E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Thank you for your cooperation and support.</w:t>
      </w:r>
    </w:ins>
  </w:p>
  <w:p w:rsidR="00000000" w:rsidDel="00000000" w:rsidP="00000000" w:rsidRDefault="00000000" w:rsidRPr="00000000" w14:paraId="000006E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**Regards,**</w:t>
      </w:r>
    </w:ins>
  </w:p>
  <w:p w:rsidR="00000000" w:rsidDel="00000000" w:rsidP="00000000" w:rsidRDefault="00000000" w:rsidRPr="00000000" w14:paraId="000006E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**Aparna Nelaturi**</w:t>
      </w:r>
    </w:ins>
  </w:p>
  <w:p w:rsidR="00000000" w:rsidDel="00000000" w:rsidP="00000000" w:rsidRDefault="00000000" w:rsidRPr="00000000" w14:paraId="000006ED">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   NFitBuddy – AI Fitness Plan Generator using Gemini Models </w:t>
      </w:r>
    </w:ins>
  </w:p>
  <w:p w:rsidR="00000000" w:rsidDel="00000000" w:rsidP="00000000" w:rsidRDefault="00000000" w:rsidRPr="00000000" w14:paraId="000006EE">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EF">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Project Description:</w:t>
      </w:r>
    </w:ins>
  </w:p>
  <w:p w:rsidR="00000000" w:rsidDel="00000000" w:rsidP="00000000" w:rsidRDefault="00000000" w:rsidRPr="00000000" w14:paraId="000006F0">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1">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FitBuddy is a web-based application that uses AI to generate personalized workout plans and nutrition</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tips based on a user’s fitness goals, such as weight loss, muscle gain, or general wellness. Built with FastAPI and integrated with Google’s Gemini AI models, FitBuddy simplifies the process of creating structured and effective fitness routines.</w:t>
      </w:r>
    </w:ins>
  </w:p>
  <w:p w:rsidR="00000000" w:rsidDel="00000000" w:rsidP="00000000" w:rsidRDefault="00000000" w:rsidRPr="00000000" w14:paraId="000006F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r w:rsidDel="00000000" w:rsidR="00000000" w:rsidRPr="00000000">
        <w:rPr>
          <w:rtl w:val="0"/>
        </w:rPr>
      </w:r>
    </w:ins>
  </w:p>
  <w:p w:rsidR="00000000" w:rsidDel="00000000" w:rsidP="00000000" w:rsidRDefault="00000000" w:rsidRPr="00000000" w14:paraId="000006F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t>
      </w:r>
    </w:ins>
  </w:p>
  <w:p w:rsidR="00000000" w:rsidDel="00000000" w:rsidP="00000000" w:rsidRDefault="00000000" w:rsidRPr="00000000" w14:paraId="000006F4">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Scenarios:</w:t>
      </w:r>
    </w:ins>
  </w:p>
  <w:p w:rsidR="00000000" w:rsidDel="00000000" w:rsidP="00000000" w:rsidRDefault="00000000" w:rsidRPr="00000000" w14:paraId="000006F5">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6">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ins>
  </w:p>
  <w:p w:rsidR="00000000" w:rsidDel="00000000" w:rsidP="00000000" w:rsidRDefault="00000000" w:rsidRPr="00000000" w14:paraId="000006F7">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8">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ins>
  </w:p>
  <w:p w:rsidR="00000000" w:rsidDel="00000000" w:rsidP="00000000" w:rsidRDefault="00000000" w:rsidRPr="00000000" w14:paraId="000006F9">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A">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ins>
  </w:p>
  <w:p w:rsidR="00000000" w:rsidDel="00000000" w:rsidP="00000000" w:rsidRDefault="00000000" w:rsidRPr="00000000" w14:paraId="000006FB">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C">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ins>
  </w:p>
  <w:p w:rsidR="00000000" w:rsidDel="00000000" w:rsidP="00000000" w:rsidRDefault="00000000" w:rsidRPr="00000000" w14:paraId="000006FD">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6FE">
    <w:pPr>
      <w:pStyle w:val="Heading3"/>
      <w:keepNext w:val="0"/>
      <w:keepLines w:val="0"/>
      <w:spacing w:before="280" w:lin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k3p46owuyw9y" w:id="30"/>
      <w:bookmarkEnd w:id="30"/>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Technical Architecture:</w:t>
      </w:r>
    </w:ins>
  </w:p>
  <w:p w:rsidR="00000000" w:rsidDel="00000000" w:rsidP="00000000" w:rsidRDefault="00000000" w:rsidRPr="00000000" w14:paraId="000006FF">
    <w:pPr>
      <w:jc w:val="cente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t>
      </w:r>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752850" cy="5619750"/>
            <wp:effectExtent b="0" l="0" r="0" t="0"/>
            <wp:docPr id="78" name="image4.png"/>
            <a:graphic>
              <a:graphicData uri="http://schemas.openxmlformats.org/drawingml/2006/picture">
                <pic:pic>
                  <pic:nvPicPr>
                    <pic:cNvPr id="0" name="image4.png"/>
                    <pic:cNvPicPr preferRelativeResize="0"/>
                  </pic:nvPicPr>
                  <pic:blipFill>
                    <a:blip r:embed="rId3"/>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ins>
  </w:p>
  <w:p w:rsidR="00000000" w:rsidDel="00000000" w:rsidP="00000000" w:rsidRDefault="00000000" w:rsidRPr="00000000" w14:paraId="00000700">
    <w:pPr>
      <w:jc w:val="cente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01">
    <w:pPr>
      <w:jc w:val="cente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02">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03">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Pre - requisites:</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704">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FastAPI Framework Knowledge: </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FastAPI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705">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API Familiarity:</w:t>
      </w:r>
      <w:r w:rsidDel="00000000" w:rsidR="00000000" w:rsidRPr="00000000">
        <w:fldChar w:fldCharType="begin"/>
      </w:r>
      <w:r w:rsidDel="00000000" w:rsidR="00000000" w:rsidRPr="00000000">
        <w:instrText xml:space="preserve">HYPERLINK "https://ai.google.dev/"</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 Goo by gle Generative AI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706">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HTML, CSS, and Jinja2 Template Skills:</w:t>
      </w:r>
      <w:r w:rsidDel="00000000" w:rsidR="00000000" w:rsidRPr="00000000">
        <w:fldChar w:fldCharType="begin"/>
      </w:r>
      <w:r w:rsidDel="00000000" w:rsidR="00000000" w:rsidRPr="00000000">
        <w:instrText xml:space="preserve">HYPERLINK "https://www.w3schools.com/"</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 W3Schools HTML/CSS/Jinja2 Tutorials</w:t>
      </w:r>
      <w:r w:rsidDel="00000000" w:rsidR="00000000" w:rsidRPr="00000000">
        <w:fldChar w:fldCharType="end"/>
      </w:r>
      <w:r w:rsidDel="00000000" w:rsidR="00000000" w:rsidRPr="00000000">
        <w:rPr>
          <w:rtl w:val="0"/>
        </w:rPr>
      </w:r>
    </w:ins>
  </w:p>
  <w:p w:rsidR="00000000" w:rsidDel="00000000" w:rsidP="00000000" w:rsidRDefault="00000000" w:rsidRPr="00000000" w14:paraId="00000707">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Python Programming Proficiency:</w:t>
      </w:r>
      <w:r w:rsidDel="00000000" w:rsidR="00000000" w:rsidRPr="00000000">
        <w:fldChar w:fldCharType="begin"/>
      </w:r>
      <w:r w:rsidDel="00000000" w:rsidR="00000000" w:rsidRPr="00000000">
        <w:instrText xml:space="preserve">HYPERLINK "https://docs.python.org/3/"</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 Python Official Docs</w:t>
      </w:r>
      <w:r w:rsidDel="00000000" w:rsidR="00000000" w:rsidRPr="00000000">
        <w:fldChar w:fldCharType="end"/>
      </w:r>
      <w:r w:rsidDel="00000000" w:rsidR="00000000" w:rsidRPr="00000000">
        <w:rPr>
          <w:rtl w:val="0"/>
        </w:rPr>
      </w:r>
    </w:ins>
  </w:p>
  <w:p w:rsidR="00000000" w:rsidDel="00000000" w:rsidP="00000000" w:rsidRDefault="00000000" w:rsidRPr="00000000" w14:paraId="00000708">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Version Control with Git:</w:t>
      </w:r>
      <w:r w:rsidDel="00000000" w:rsidR="00000000" w:rsidRPr="00000000">
        <w:fldChar w:fldCharType="begin"/>
      </w:r>
      <w:r w:rsidDel="00000000" w:rsidR="00000000" w:rsidRPr="00000000">
        <w:instrText xml:space="preserve">HYPERLINK "https://git-scm.com/doc"</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 Git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709">
    <w:pPr>
      <w:numPr>
        <w:ilvl w:val="0"/>
        <w:numId w:val="14"/>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SQLAlchemy and SQLite Basics: :  SQLAlchemy Docs</w:t>
      </w:r>
    </w:ins>
  </w:p>
  <w:p w:rsidR="00000000" w:rsidDel="00000000" w:rsidP="00000000" w:rsidRDefault="00000000" w:rsidRPr="00000000" w14:paraId="0000070A">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Environment Setup (pip, virtualenv, or conda): </w:t>
      </w:r>
      <w:r w:rsidDel="00000000" w:rsidR="00000000" w:rsidRPr="00000000">
        <w:fldChar w:fldCharType="begin"/>
      </w:r>
      <w:r w:rsidDel="00000000" w:rsidR="00000000" w:rsidRPr="00000000">
        <w:instrText xml:space="preserve">HYPERLINK "https://virtualenv.pypa.io/en/latest/"</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Virtualenv Guide</w:t>
      </w:r>
      <w:r w:rsidDel="00000000" w:rsidR="00000000" w:rsidRPr="00000000">
        <w:fldChar w:fldCharType="end"/>
      </w:r>
      <w:r w:rsidDel="00000000" w:rsidR="00000000" w:rsidRPr="00000000">
        <w:rPr>
          <w:rtl w:val="0"/>
        </w:rPr>
      </w:r>
    </w:ins>
  </w:p>
  <w:p w:rsidR="00000000" w:rsidDel="00000000" w:rsidP="00000000" w:rsidRDefault="00000000" w:rsidRPr="00000000" w14:paraId="0000070B">
    <w:pPr>
      <w:numPr>
        <w:ilvl w:val="0"/>
        <w:numId w:val="14"/>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Uvicorn ASGI Server: </w:t>
      </w:r>
      <w:r w:rsidDel="00000000" w:rsidR="00000000" w:rsidRPr="00000000">
        <w:fldChar w:fldCharType="begin"/>
      </w:r>
      <w:r w:rsidDel="00000000" w:rsidR="00000000" w:rsidRPr="00000000">
        <w:instrText xml:space="preserve">HYPERLINK "https://www.uvicorn.org/"</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Uvicorn Docs</w:t>
      </w:r>
      <w:r w:rsidDel="00000000" w:rsidR="00000000" w:rsidRPr="00000000">
        <w:fldChar w:fldCharType="end"/>
      </w:r>
      <w:r w:rsidDel="00000000" w:rsidR="00000000" w:rsidRPr="00000000">
        <w:rPr>
          <w:rtl w:val="0"/>
        </w:rPr>
      </w:r>
    </w:ins>
  </w:p>
  <w:p w:rsidR="00000000" w:rsidDel="00000000" w:rsidP="00000000" w:rsidRDefault="00000000" w:rsidRPr="00000000" w14:paraId="0000070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Project Workflow:</w:t>
      </w:r>
    </w:ins>
  </w:p>
  <w:p w:rsidR="00000000" w:rsidDel="00000000" w:rsidP="00000000" w:rsidRDefault="00000000" w:rsidRPr="00000000" w14:paraId="0000070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1. Model selection and Architecture</w:t>
      </w:r>
    </w:ins>
  </w:p>
  <w:p w:rsidR="00000000" w:rsidDel="00000000" w:rsidP="00000000" w:rsidRDefault="00000000" w:rsidRPr="00000000" w14:paraId="0000070E">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1.1. Research and Select the Appropriate Generative AI Model</w:t>
      </w:r>
    </w:ins>
  </w:p>
  <w:p w:rsidR="00000000" w:rsidDel="00000000" w:rsidP="00000000" w:rsidRDefault="00000000" w:rsidRPr="00000000" w14:paraId="0000070F">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1.2. Define the architecture of the application</w:t>
      </w:r>
    </w:ins>
  </w:p>
  <w:p w:rsidR="00000000" w:rsidDel="00000000" w:rsidP="00000000" w:rsidRDefault="00000000" w:rsidRPr="00000000" w14:paraId="00000710">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1.3. Set up the development Environment</w:t>
      </w:r>
    </w:ins>
  </w:p>
  <w:p w:rsidR="00000000" w:rsidDel="00000000" w:rsidP="00000000" w:rsidRDefault="00000000" w:rsidRPr="00000000" w14:paraId="0000071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2. Core functionalities Development</w:t>
      </w:r>
    </w:ins>
  </w:p>
  <w:p w:rsidR="00000000" w:rsidDel="00000000" w:rsidP="00000000" w:rsidRDefault="00000000" w:rsidRPr="00000000" w14:paraId="00000712">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2.1. Develop the core functionalities</w:t>
      </w:r>
    </w:ins>
  </w:p>
  <w:p w:rsidR="00000000" w:rsidDel="00000000" w:rsidP="00000000" w:rsidRDefault="00000000" w:rsidRPr="00000000" w14:paraId="00000713">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2.2. Implement the FastAPI Backend to Manage Routing and User Input Processing</w:t>
      </w:r>
    </w:ins>
  </w:p>
  <w:p w:rsidR="00000000" w:rsidDel="00000000" w:rsidP="00000000" w:rsidRDefault="00000000" w:rsidRPr="00000000" w14:paraId="00000714">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route.py Development</w:t>
      </w:r>
    </w:ins>
  </w:p>
  <w:p w:rsidR="00000000" w:rsidDel="00000000" w:rsidP="00000000" w:rsidRDefault="00000000" w:rsidRPr="00000000" w14:paraId="00000715">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3.1. Writing the Main Application Logic in routes.py</w:t>
      </w:r>
    </w:ins>
  </w:p>
  <w:p w:rsidR="00000000" w:rsidDel="00000000" w:rsidP="00000000" w:rsidRDefault="00000000" w:rsidRPr="00000000" w14:paraId="00000716">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Frontend Development</w:t>
      </w:r>
    </w:ins>
  </w:p>
  <w:p w:rsidR="00000000" w:rsidDel="00000000" w:rsidP="00000000" w:rsidRDefault="00000000" w:rsidRPr="00000000" w14:paraId="00000717">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4.1. Designing and Developing User Interface</w:t>
      </w:r>
    </w:ins>
  </w:p>
  <w:p w:rsidR="00000000" w:rsidDel="00000000" w:rsidP="00000000" w:rsidRDefault="00000000" w:rsidRPr="00000000" w14:paraId="00000718">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4.2. Creating Dynamic Templates with FastAPI’s Jinja2 </w:t>
      </w:r>
    </w:ins>
  </w:p>
  <w:p w:rsidR="00000000" w:rsidDel="00000000" w:rsidP="00000000" w:rsidRDefault="00000000" w:rsidRPr="00000000" w14:paraId="00000719">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5. Deployment </w:t>
      </w:r>
    </w:ins>
  </w:p>
  <w:p w:rsidR="00000000" w:rsidDel="00000000" w:rsidP="00000000" w:rsidRDefault="00000000" w:rsidRPr="00000000" w14:paraId="0000071A">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5.1. Preparing the Application for Local Deployment</w:t>
      </w:r>
    </w:ins>
  </w:p>
  <w:p w:rsidR="00000000" w:rsidDel="00000000" w:rsidP="00000000" w:rsidRDefault="00000000" w:rsidRPr="00000000" w14:paraId="0000071B">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5.2. Testing and Verifying Local Deployment</w:t>
      </w:r>
    </w:ins>
  </w:p>
  <w:p w:rsidR="00000000" w:rsidDel="00000000" w:rsidP="00000000" w:rsidRDefault="00000000" w:rsidRPr="00000000" w14:paraId="0000071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1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1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1. Model selection and Architecture</w:t>
      </w:r>
    </w:ins>
  </w:p>
  <w:p w:rsidR="00000000" w:rsidDel="00000000" w:rsidP="00000000" w:rsidRDefault="00000000" w:rsidRPr="00000000" w14:paraId="0000071F">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ins>
  </w:p>
  <w:p w:rsidR="00000000" w:rsidDel="00000000" w:rsidP="00000000" w:rsidRDefault="00000000" w:rsidRPr="00000000" w14:paraId="0000072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1.1: Research and Select the Appropriate Generative AI Model</w:t>
      </w:r>
    </w:ins>
  </w:p>
  <w:p w:rsidR="00000000" w:rsidDel="00000000" w:rsidP="00000000" w:rsidRDefault="00000000" w:rsidRPr="00000000" w14:paraId="00000721">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j4a8i2i219q4" w:id="31"/>
      <w:bookmarkEnd w:id="31"/>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Understand the Project Require</w:t>
      </w:r>
    </w:ins>
  </w:p>
  <w:p w:rsidR="00000000" w:rsidDel="00000000" w:rsidP="00000000" w:rsidRDefault="00000000" w:rsidRPr="00000000" w14:paraId="00000722">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vp3n5xwcl9xa" w:id="32"/>
      <w:bookmarkEnd w:id="32"/>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ments</w:t>
      </w:r>
    </w:ins>
  </w:p>
  <w:p w:rsidR="00000000" w:rsidDel="00000000" w:rsidP="00000000" w:rsidRDefault="00000000" w:rsidRPr="00000000" w14:paraId="00000723">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FitBuddy’s AI model needed to:</w:t>
      </w:r>
    </w:ins>
  </w:p>
  <w:p w:rsidR="00000000" w:rsidDel="00000000" w:rsidP="00000000" w:rsidRDefault="00000000" w:rsidRPr="00000000" w14:paraId="00000724">
    <w:pPr>
      <w:numPr>
        <w:ilvl w:val="0"/>
        <w:numId w:val="13"/>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 structured 7-day workout plans</w:t>
      </w:r>
    </w:ins>
  </w:p>
  <w:p w:rsidR="00000000" w:rsidDel="00000000" w:rsidP="00000000" w:rsidRDefault="00000000" w:rsidRPr="00000000" w14:paraId="00000725">
    <w:pPr>
      <w:numPr>
        <w:ilvl w:val="0"/>
        <w:numId w:val="13"/>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Provide concise and actionable nutrition tips</w:t>
      </w:r>
    </w:ins>
  </w:p>
  <w:p w:rsidR="00000000" w:rsidDel="00000000" w:rsidP="00000000" w:rsidRDefault="00000000" w:rsidRPr="00000000" w14:paraId="00000726">
    <w:pPr>
      <w:numPr>
        <w:ilvl w:val="0"/>
        <w:numId w:val="13"/>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Update workout plans based on user feedback</w:t>
      </w:r>
    </w:ins>
  </w:p>
  <w:p w:rsidR="00000000" w:rsidDel="00000000" w:rsidP="00000000" w:rsidRDefault="00000000" w:rsidRPr="00000000" w14:paraId="00000727">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Perform well in real-time, web-based interaction</w:t>
      </w:r>
    </w:ins>
  </w:p>
  <w:p w:rsidR="00000000" w:rsidDel="00000000" w:rsidP="00000000" w:rsidRDefault="00000000" w:rsidRPr="00000000" w14:paraId="00000728">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Model Evaluation</w:t>
      </w:r>
    </w:ins>
  </w:p>
  <w:p w:rsidR="00000000" w:rsidDel="00000000" w:rsidP="00000000" w:rsidRDefault="00000000" w:rsidRPr="00000000" w14:paraId="0000072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 initially experimented with several Hugging Face models:</w:t>
      </w:r>
    </w:ins>
  </w:p>
  <w:p w:rsidR="00000000" w:rsidDel="00000000" w:rsidP="00000000" w:rsidRDefault="00000000" w:rsidRPr="00000000" w14:paraId="0000072A">
    <w:pPr>
      <w:numPr>
        <w:ilvl w:val="0"/>
        <w:numId w:val="33"/>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T5 &amp; BART – For text generation (workout/nutrition)</w:t>
      </w:r>
    </w:ins>
  </w:p>
  <w:p w:rsidR="00000000" w:rsidDel="00000000" w:rsidP="00000000" w:rsidRDefault="00000000" w:rsidRPr="00000000" w14:paraId="0000072B">
    <w:pPr>
      <w:numPr>
        <w:ilvl w:val="0"/>
        <w:numId w:val="33"/>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DistilBERT – For potential intent classification</w:t>
      </w:r>
    </w:ins>
  </w:p>
  <w:p w:rsidR="00000000" w:rsidDel="00000000" w:rsidP="00000000" w:rsidRDefault="00000000" w:rsidRPr="00000000" w14:paraId="0000072C">
    <w:pPr>
      <w:numPr>
        <w:ilvl w:val="0"/>
        <w:numId w:val="33"/>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Bloom – For general purpose generation</w:t>
      </w:r>
    </w:ins>
  </w:p>
  <w:p w:rsidR="00000000" w:rsidDel="00000000" w:rsidP="00000000" w:rsidRDefault="00000000" w:rsidRPr="00000000" w14:paraId="0000072D">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While these models showed promise in basic text generation, they had notable limitations.</w:t>
      </w:r>
    </w:ins>
  </w:p>
  <w:p w:rsidR="00000000" w:rsidDel="00000000" w:rsidP="00000000" w:rsidRDefault="00000000" w:rsidRPr="00000000" w14:paraId="0000072E">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These models required:</w:t>
      </w:r>
    </w:ins>
  </w:p>
  <w:p w:rsidR="00000000" w:rsidDel="00000000" w:rsidP="00000000" w:rsidRDefault="00000000" w:rsidRPr="00000000" w14:paraId="0000072F">
    <w:pPr>
      <w:numPr>
        <w:ilvl w:val="0"/>
        <w:numId w:val="30"/>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Hosting with Hugging Face or local GPU setup</w:t>
      </w:r>
    </w:ins>
  </w:p>
  <w:p w:rsidR="00000000" w:rsidDel="00000000" w:rsidP="00000000" w:rsidRDefault="00000000" w:rsidRPr="00000000" w14:paraId="00000730">
    <w:pPr>
      <w:numPr>
        <w:ilvl w:val="0"/>
        <w:numId w:val="30"/>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Fine-tuning or complex prompting to achieve structured plans</w:t>
      </w:r>
    </w:ins>
  </w:p>
  <w:p w:rsidR="00000000" w:rsidDel="00000000" w:rsidP="00000000" w:rsidRDefault="00000000" w:rsidRPr="00000000" w14:paraId="00000731">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Final Model Selection</w:t>
      </w:r>
    </w:ins>
  </w:p>
  <w:p w:rsidR="00000000" w:rsidDel="00000000" w:rsidP="00000000" w:rsidRDefault="00000000" w:rsidRPr="00000000" w14:paraId="0000073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After comparative testing, we selected Google Gemini models for production:</w:t>
      </w:r>
    </w:ins>
  </w:p>
  <w:p w:rsidR="00000000" w:rsidDel="00000000" w:rsidP="00000000" w:rsidRDefault="00000000" w:rsidRPr="00000000" w14:paraId="00000733">
    <w:pPr>
      <w:numPr>
        <w:ilvl w:val="0"/>
        <w:numId w:val="11"/>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1.5 Pro</w:t>
        <w:br w:type="textWrapping"/>
        <w:t xml:space="preserve"> → Used for structured 7-day workout generation and plan updating</w:t>
        <w:br w:type="textWrapping"/>
        <w:t xml:space="preserve"> → Delivers rich, context-aware, formatted responses reliably</w:t>
      </w:r>
    </w:ins>
  </w:p>
  <w:p w:rsidR="00000000" w:rsidDel="00000000" w:rsidP="00000000" w:rsidRDefault="00000000" w:rsidRPr="00000000" w14:paraId="00000734">
    <w:pPr>
      <w:numPr>
        <w:ilvl w:val="0"/>
        <w:numId w:val="11"/>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Flash</w:t>
        <w:br w:type="textWrapping"/>
        <w:t xml:space="preserve"> → Used for generating fast, practical nutrition tips</w:t>
        <w:br w:type="textWrapping"/>
        <w:t xml:space="preserve"> → Lightweight and efficient for quick API calls</w:t>
      </w:r>
    </w:ins>
  </w:p>
  <w:p w:rsidR="00000000" w:rsidDel="00000000" w:rsidP="00000000" w:rsidRDefault="00000000" w:rsidRPr="00000000" w14:paraId="0000073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Reasons for Choosing Gemini:</w:t>
      </w:r>
    </w:ins>
  </w:p>
  <w:p w:rsidR="00000000" w:rsidDel="00000000" w:rsidP="00000000" w:rsidRDefault="00000000" w:rsidRPr="00000000" w14:paraId="00000736">
    <w:pPr>
      <w:numPr>
        <w:ilvl w:val="0"/>
        <w:numId w:val="15"/>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API-based, easy to integrate with FastAPI</w:t>
      </w:r>
    </w:ins>
  </w:p>
  <w:p w:rsidR="00000000" w:rsidDel="00000000" w:rsidP="00000000" w:rsidRDefault="00000000" w:rsidRPr="00000000" w14:paraId="00000737">
    <w:pPr>
      <w:numPr>
        <w:ilvl w:val="0"/>
        <w:numId w:val="15"/>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Naturally understands structured formatting (days, sections)</w:t>
      </w:r>
    </w:ins>
  </w:p>
  <w:p w:rsidR="00000000" w:rsidDel="00000000" w:rsidP="00000000" w:rsidRDefault="00000000" w:rsidRPr="00000000" w14:paraId="00000738">
    <w:pPr>
      <w:numPr>
        <w:ilvl w:val="0"/>
        <w:numId w:val="15"/>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High accuracy with minimal prompt tuning</w:t>
      </w:r>
    </w:ins>
  </w:p>
  <w:p w:rsidR="00000000" w:rsidDel="00000000" w:rsidP="00000000" w:rsidRDefault="00000000" w:rsidRPr="00000000" w14:paraId="00000739">
    <w:pPr>
      <w:numPr>
        <w:ilvl w:val="0"/>
        <w:numId w:val="15"/>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Scalable and fast for feedback-based revisions</w:t>
      </w:r>
    </w:ins>
  </w:p>
  <w:p w:rsidR="00000000" w:rsidDel="00000000" w:rsidP="00000000" w:rsidRDefault="00000000" w:rsidRPr="00000000" w14:paraId="0000073A">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3B">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1.2.Define the architecture of the application</w:t>
      </w:r>
    </w:ins>
  </w:p>
  <w:p w:rsidR="00000000" w:rsidDel="00000000" w:rsidP="00000000" w:rsidRDefault="00000000" w:rsidRPr="00000000" w14:paraId="0000073C">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n3741pmwb322" w:id="33"/>
      <w:bookmarkEnd w:id="33"/>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Architecture Overview: FitBuddy follows a modular FastAPI-based architecture-</w:t>
      </w:r>
    </w:ins>
  </w:p>
  <w:p w:rsidR="00000000" w:rsidDel="00000000" w:rsidP="00000000" w:rsidRDefault="00000000" w:rsidRPr="00000000" w14:paraId="0000073D">
    <w:pPr>
      <w:numPr>
        <w:ilvl w:val="0"/>
        <w:numId w:val="7"/>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 HTML + Jinja2 templates for user input and display</w:t>
      </w:r>
    </w:ins>
  </w:p>
  <w:p w:rsidR="00000000" w:rsidDel="00000000" w:rsidP="00000000" w:rsidRDefault="00000000" w:rsidRPr="00000000" w14:paraId="0000073E">
    <w:pPr>
      <w:numPr>
        <w:ilvl w:val="0"/>
        <w:numId w:val="7"/>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Backend: FastAPI for route handling and logic</w:t>
      </w:r>
    </w:ins>
  </w:p>
  <w:p w:rsidR="00000000" w:rsidDel="00000000" w:rsidP="00000000" w:rsidRDefault="00000000" w:rsidRPr="00000000" w14:paraId="0000073F">
    <w:pPr>
      <w:numPr>
        <w:ilvl w:val="0"/>
        <w:numId w:val="7"/>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AI Layer: Google Gemini APIs (Pro &amp; Flash)</w:t>
      </w:r>
    </w:ins>
  </w:p>
  <w:p w:rsidR="00000000" w:rsidDel="00000000" w:rsidP="00000000" w:rsidRDefault="00000000" w:rsidRPr="00000000" w14:paraId="00000740">
    <w:pPr>
      <w:numPr>
        <w:ilvl w:val="0"/>
        <w:numId w:val="7"/>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Database: SQLite with SQLAlchemy for persistence</w:t>
      </w:r>
    </w:ins>
  </w:p>
  <w:p w:rsidR="00000000" w:rsidDel="00000000" w:rsidP="00000000" w:rsidRDefault="00000000" w:rsidRPr="00000000" w14:paraId="00000741">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u9t4lgiq4j32" w:id="34"/>
      <w:bookmarkEnd w:id="3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 Responsibilities: Users interact via-</w:t>
      </w:r>
    </w:ins>
  </w:p>
  <w:p w:rsidR="00000000" w:rsidDel="00000000" w:rsidP="00000000" w:rsidRDefault="00000000" w:rsidRPr="00000000" w14:paraId="00000742">
    <w:pPr>
      <w:numPr>
        <w:ilvl w:val="0"/>
        <w:numId w:val="9"/>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 Input form</w:t>
      </w:r>
    </w:ins>
  </w:p>
  <w:p w:rsidR="00000000" w:rsidDel="00000000" w:rsidP="00000000" w:rsidRDefault="00000000" w:rsidRPr="00000000" w14:paraId="00000743">
    <w:pPr>
      <w:numPr>
        <w:ilvl w:val="0"/>
        <w:numId w:val="9"/>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 Plan, tip, feedback</w:t>
      </w:r>
    </w:ins>
  </w:p>
  <w:p w:rsidR="00000000" w:rsidDel="00000000" w:rsidP="00000000" w:rsidRDefault="00000000" w:rsidRPr="00000000" w14:paraId="00000744">
    <w:pPr>
      <w:numPr>
        <w:ilvl w:val="0"/>
        <w:numId w:val="9"/>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 Admin panel</w:t>
      </w:r>
    </w:ins>
  </w:p>
  <w:p w:rsidR="00000000" w:rsidDel="00000000" w:rsidP="00000000" w:rsidRDefault="00000000" w:rsidRPr="00000000" w14:paraId="00000745">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i290rb6u8y4g" w:id="35"/>
      <w:bookmarkEnd w:id="3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Backend Responsibilities:</w:t>
      </w:r>
    </w:ins>
  </w:p>
  <w:p w:rsidR="00000000" w:rsidDel="00000000" w:rsidP="00000000" w:rsidRDefault="00000000" w:rsidRPr="00000000" w14:paraId="00000746">
    <w:pPr>
      <w:numPr>
        <w:ilvl w:val="0"/>
        <w:numId w:val="27"/>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Receives form data</w:t>
      </w:r>
    </w:ins>
  </w:p>
  <w:p w:rsidR="00000000" w:rsidDel="00000000" w:rsidP="00000000" w:rsidRDefault="00000000" w:rsidRPr="00000000" w14:paraId="00000747">
    <w:pPr>
      <w:numPr>
        <w:ilvl w:val="0"/>
        <w:numId w:val="27"/>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 Gemini models</w:t>
      </w:r>
    </w:ins>
  </w:p>
  <w:p w:rsidR="00000000" w:rsidDel="00000000" w:rsidP="00000000" w:rsidRDefault="00000000" w:rsidRPr="00000000" w14:paraId="00000748">
    <w:pPr>
      <w:numPr>
        <w:ilvl w:val="0"/>
        <w:numId w:val="27"/>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Stores user info and plans</w:t>
      </w:r>
    </w:ins>
  </w:p>
  <w:p w:rsidR="00000000" w:rsidDel="00000000" w:rsidP="00000000" w:rsidRDefault="00000000" w:rsidRPr="00000000" w14:paraId="00000749">
    <w:pPr>
      <w:numPr>
        <w:ilvl w:val="0"/>
        <w:numId w:val="27"/>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Renders dynamic templates</w:t>
      </w:r>
    </w:ins>
  </w:p>
  <w:p w:rsidR="00000000" w:rsidDel="00000000" w:rsidP="00000000" w:rsidRDefault="00000000" w:rsidRPr="00000000" w14:paraId="0000074A">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o2olgpjeld7d" w:id="36"/>
      <w:bookmarkEnd w:id="36"/>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AI Integration Points:</w:t>
      </w:r>
    </w:ins>
  </w:p>
  <w:p w:rsidR="00000000" w:rsidDel="00000000" w:rsidP="00000000" w:rsidRDefault="00000000" w:rsidRPr="00000000" w14:paraId="0000074B">
    <w:pPr>
      <w:numPr>
        <w:ilvl w:val="0"/>
        <w:numId w:val="23"/>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generation &amp; feedback updates → Gemini Pro</w:t>
      </w:r>
    </w:ins>
  </w:p>
  <w:p w:rsidR="00000000" w:rsidDel="00000000" w:rsidP="00000000" w:rsidRDefault="00000000" w:rsidRPr="00000000" w14:paraId="0000074C">
    <w:pPr>
      <w:numPr>
        <w:ilvl w:val="0"/>
        <w:numId w:val="23"/>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tips → Gemini Flash</w:t>
      </w:r>
    </w:ins>
  </w:p>
  <w:p w:rsidR="00000000" w:rsidDel="00000000" w:rsidP="00000000" w:rsidRDefault="00000000" w:rsidRPr="00000000" w14:paraId="0000074D">
    <w:pPr>
      <w:spacing w:after="240" w:before="240" w:lineRule="auto"/>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4E">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1.3 Set up the development Environment:</w:t>
      </w:r>
    </w:ins>
  </w:p>
  <w:p w:rsidR="00000000" w:rsidDel="00000000" w:rsidP="00000000" w:rsidRDefault="00000000" w:rsidRPr="00000000" w14:paraId="0000074F">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Install Python &amp; Pip: Ensure Python  and pip are installed.</w:t>
      </w:r>
    </w:ins>
  </w:p>
  <w:p w:rsidR="00000000" w:rsidDel="00000000" w:rsidP="00000000" w:rsidRDefault="00000000" w:rsidRPr="00000000" w14:paraId="0000075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Create Virtual Environment:</w:t>
        <w:br w:type="textWrapping"/>
        <w:t xml:space="preserve"> python -m venv fitbuddy-env</w:t>
        <w:br w:type="textWrapping"/>
        <w:t xml:space="preserve"> fitbuddy-env\Scripts\activate (Windows)</w:t>
      </w:r>
    </w:ins>
  </w:p>
  <w:p w:rsidR="00000000" w:rsidDel="00000000" w:rsidP="00000000" w:rsidRDefault="00000000" w:rsidRPr="00000000" w14:paraId="00000751">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Install Required Libraries:</w:t>
        <w:br w:type="textWrapping"/>
        <w:t xml:space="preserve"> pip install fastapi uvicorn jinja2 sqlalchemy python-multipart google-generativeai</w:t>
      </w:r>
    </w:ins>
  </w:p>
  <w:p w:rsidR="00000000" w:rsidDel="00000000" w:rsidP="00000000" w:rsidRDefault="00000000" w:rsidRPr="00000000" w14:paraId="0000075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Run Server:</w:t>
        <w:br w:type="textWrapping"/>
        <w:t xml:space="preserve"> </w:t>
      </w:r>
      <w:r w:rsidDel="00000000" w:rsidR="00000000" w:rsidRPr="00000000">
        <w:rPr>
          <w:rtl w:val="0"/>
        </w:rPr>
      </w:r>
    </w:ins>
  </w:p>
  <w:p w:rsidR="00000000" w:rsidDel="00000000" w:rsidP="00000000" w:rsidRDefault="00000000" w:rsidRPr="00000000" w14:paraId="00000753">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uvicorn app.main:app --reload</w:t>
        <w:br w:type="textWrapping"/>
        <w:t xml:space="preserve">Visit http://127.0.0.1:8000 for the app and /docs for API testing.</w:t>
      </w:r>
    </w:ins>
  </w:p>
  <w:p w:rsidR="00000000" w:rsidDel="00000000" w:rsidP="00000000" w:rsidRDefault="00000000" w:rsidRPr="00000000" w14:paraId="00000756">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7">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8">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A">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B">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C">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D">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5E">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Project Structure:</w:t>
        <w:br w:type="textWrapping"/>
        <w:t xml:space="preserve">Create folders: /app (Python files), /templates (HTML), /static/images (assets)</w:t>
      </w:r>
    </w:ins>
  </w:p>
  <w:p w:rsidR="00000000" w:rsidDel="00000000" w:rsidP="00000000" w:rsidRDefault="00000000" w:rsidRPr="00000000" w14:paraId="0000075F">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4152900"/>
            <wp:effectExtent b="0" l="0" r="0" t="0"/>
            <wp:docPr id="15" name="image19.png"/>
            <a:graphic>
              <a:graphicData uri="http://schemas.openxmlformats.org/drawingml/2006/picture">
                <pic:pic>
                  <pic:nvPicPr>
                    <pic:cNvPr id="0" name="image19.png"/>
                    <pic:cNvPicPr preferRelativeResize="0"/>
                  </pic:nvPicPr>
                  <pic:blipFill>
                    <a:blip r:embed="rId4"/>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53" w:date="2026-09-23T04:47:34Z">
            <w:rPr/>
          </w:rPrChange>
        </w:rPr>
        <w:br w:type="textWrapping"/>
      </w:r>
    </w:ins>
  </w:p>
  <w:p w:rsidR="00000000" w:rsidDel="00000000" w:rsidP="00000000" w:rsidRDefault="00000000" w:rsidRPr="00000000" w14:paraId="0000076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1">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3">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66">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2. Core functionalities Development</w:t>
      </w:r>
    </w:ins>
  </w:p>
  <w:p w:rsidR="00000000" w:rsidDel="00000000" w:rsidP="00000000" w:rsidRDefault="00000000" w:rsidRPr="00000000" w14:paraId="00000767">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2.1 Develop the core functionalities:</w:t>
      </w:r>
    </w:ins>
  </w:p>
  <w:p w:rsidR="00000000" w:rsidDel="00000000" w:rsidP="00000000" w:rsidRDefault="00000000" w:rsidRPr="00000000" w14:paraId="00000768">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f0cjp8tnfjx1" w:id="37"/>
      <w:bookmarkEnd w:id="3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Generation</w:t>
      </w:r>
    </w:ins>
  </w:p>
  <w:p w:rsidR="00000000" w:rsidDel="00000000" w:rsidP="00000000" w:rsidRDefault="00000000" w:rsidRPr="00000000" w14:paraId="0000076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generate_workout_gemini()</w:t>
        <w:br w:type="textWrapping"/>
        <w:t xml:space="preserve">File: gemini_generator.py</w:t>
      </w:r>
    </w:ins>
  </w:p>
  <w:p w:rsidR="00000000" w:rsidDel="00000000" w:rsidP="00000000" w:rsidRDefault="00000000" w:rsidRPr="00000000" w14:paraId="0000076A">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ins>
  </w:p>
  <w:p w:rsidR="00000000" w:rsidDel="00000000" w:rsidP="00000000" w:rsidRDefault="00000000" w:rsidRPr="00000000" w14:paraId="0000076B">
    <w:pPr>
      <w:numPr>
        <w:ilvl w:val="0"/>
        <w:numId w:val="4"/>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Warm-up (5–10 mins)</w:t>
      </w:r>
    </w:ins>
  </w:p>
  <w:p w:rsidR="00000000" w:rsidDel="00000000" w:rsidP="00000000" w:rsidRDefault="00000000" w:rsidRPr="00000000" w14:paraId="0000076C">
    <w:pPr>
      <w:numPr>
        <w:ilvl w:val="0"/>
        <w:numId w:val="4"/>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Main workout (exercise details, sets, reps)</w:t>
      </w:r>
    </w:ins>
  </w:p>
  <w:p w:rsidR="00000000" w:rsidDel="00000000" w:rsidP="00000000" w:rsidRDefault="00000000" w:rsidRPr="00000000" w14:paraId="0000076D">
    <w:pPr>
      <w:numPr>
        <w:ilvl w:val="0"/>
        <w:numId w:val="4"/>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Cooldown or recovery tip</w:t>
      </w:r>
    </w:ins>
  </w:p>
  <w:p w:rsidR="00000000" w:rsidDel="00000000" w:rsidP="00000000" w:rsidRDefault="00000000" w:rsidRPr="00000000" w14:paraId="0000076E">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output is returned to routes.py and rendered on the result.html page using &lt;pre&gt; blocks for formatting.</w:t>
      </w:r>
    </w:ins>
  </w:p>
  <w:p w:rsidR="00000000" w:rsidDel="00000000" w:rsidP="00000000" w:rsidRDefault="00000000" w:rsidRPr="00000000" w14:paraId="0000076F">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108200"/>
            <wp:effectExtent b="0" l="0" r="0" t="0"/>
            <wp:docPr id="74" name="image21.png"/>
            <a:graphic>
              <a:graphicData uri="http://schemas.openxmlformats.org/drawingml/2006/picture">
                <pic:pic>
                  <pic:nvPicPr>
                    <pic:cNvPr id="0" name="image21.png"/>
                    <pic:cNvPicPr preferRelativeResize="0"/>
                  </pic:nvPicPr>
                  <pic:blipFill>
                    <a:blip r:embed="rId5"/>
                    <a:srcRect b="0" l="0" r="0" t="0"/>
                    <a:stretch>
                      <a:fillRect/>
                    </a:stretch>
                  </pic:blipFill>
                  <pic:spPr>
                    <a:xfrm>
                      <a:off x="0" y="0"/>
                      <a:ext cx="5305350" cy="2108200"/>
                    </a:xfrm>
                    <a:prstGeom prst="rect"/>
                    <a:ln/>
                  </pic:spPr>
                </pic:pic>
              </a:graphicData>
            </a:graphic>
          </wp:inline>
        </w:drawing>
      </w:r>
      <w:r w:rsidDel="00000000" w:rsidR="00000000" w:rsidRPr="00000000">
        <w:rPr>
          <w:rtl w:val="0"/>
        </w:rPr>
      </w:r>
    </w:ins>
  </w:p>
  <w:p w:rsidR="00000000" w:rsidDel="00000000" w:rsidP="00000000" w:rsidRDefault="00000000" w:rsidRPr="00000000" w14:paraId="00000770">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2sctkmnaiqf5" w:id="38"/>
      <w:bookmarkEnd w:id="3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 Generation</w:t>
      </w:r>
    </w:ins>
  </w:p>
  <w:p w:rsidR="00000000" w:rsidDel="00000000" w:rsidP="00000000" w:rsidRDefault="00000000" w:rsidRPr="00000000" w14:paraId="00000771">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generate_nutrition_tip_with_flash()</w:t>
        <w:br w:type="textWrapping"/>
        <w:t xml:space="preserve">File: gemini_flash_generator.py</w:t>
      </w:r>
    </w:ins>
  </w:p>
  <w:p w:rsidR="00000000" w:rsidDel="00000000" w:rsidP="00000000" w:rsidRDefault="00000000" w:rsidRPr="00000000" w14:paraId="0000077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t>
      </w:r>
    </w:ins>
  </w:p>
  <w:p w:rsidR="00000000" w:rsidDel="00000000" w:rsidP="00000000" w:rsidRDefault="00000000" w:rsidRPr="00000000" w14:paraId="00000773">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890963" cy="2270414"/>
            <wp:effectExtent b="0" l="0" r="0" t="0"/>
            <wp:docPr id="2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90963" cy="2270414"/>
                    </a:xfrm>
                    <a:prstGeom prst="rect"/>
                    <a:ln/>
                  </pic:spPr>
                </pic:pic>
              </a:graphicData>
            </a:graphic>
          </wp:inline>
        </w:drawing>
      </w:r>
      <w:r w:rsidDel="00000000" w:rsidR="00000000" w:rsidRPr="00000000">
        <w:rPr>
          <w:rtl w:val="0"/>
        </w:rPr>
      </w:r>
    </w:ins>
  </w:p>
  <w:p w:rsidR="00000000" w:rsidDel="00000000" w:rsidP="00000000" w:rsidRDefault="00000000" w:rsidRPr="00000000" w14:paraId="00000774">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fxk9cpcjwcop" w:id="39"/>
      <w:bookmarkEnd w:id="39"/>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Feedback-Based Plan Updating</w:t>
      </w:r>
    </w:ins>
  </w:p>
  <w:p w:rsidR="00000000" w:rsidDel="00000000" w:rsidP="00000000" w:rsidRDefault="00000000" w:rsidRPr="00000000" w14:paraId="0000077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update_workout_plan()</w:t>
        <w:br w:type="textWrapping"/>
        <w:t xml:space="preserve">File: updated_plan.py</w:t>
      </w:r>
    </w:ins>
  </w:p>
  <w:p w:rsidR="00000000" w:rsidDel="00000000" w:rsidP="00000000" w:rsidRDefault="00000000" w:rsidRPr="00000000" w14:paraId="00000776">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ins>
  </w:p>
  <w:p w:rsidR="00000000" w:rsidDel="00000000" w:rsidP="00000000" w:rsidRDefault="00000000" w:rsidRPr="00000000" w14:paraId="00000777">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57400"/>
            <wp:effectExtent b="0" l="0" r="0" t="0"/>
            <wp:docPr id="7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305350" cy="2057400"/>
                    </a:xfrm>
                    <a:prstGeom prst="rect"/>
                    <a:ln/>
                  </pic:spPr>
                </pic:pic>
              </a:graphicData>
            </a:graphic>
          </wp:inline>
        </w:drawing>
      </w:r>
      <w:r w:rsidDel="00000000" w:rsidR="00000000" w:rsidRPr="00000000">
        <w:rPr>
          <w:rtl w:val="0"/>
        </w:rPr>
      </w:r>
    </w:ins>
  </w:p>
  <w:p w:rsidR="00000000" w:rsidDel="00000000" w:rsidP="00000000" w:rsidRDefault="00000000" w:rsidRPr="00000000" w14:paraId="00000778">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&amp; Plan Storage</w:t>
      </w:r>
    </w:ins>
  </w:p>
  <w:p w:rsidR="00000000" w:rsidDel="00000000" w:rsidP="00000000" w:rsidRDefault="00000000" w:rsidRPr="00000000" w14:paraId="0000077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Functions:</w:t>
      </w:r>
    </w:ins>
  </w:p>
  <w:p w:rsidR="00000000" w:rsidDel="00000000" w:rsidP="00000000" w:rsidRDefault="00000000" w:rsidRPr="00000000" w14:paraId="0000077A">
    <w:pPr>
      <w:numPr>
        <w:ilvl w:val="0"/>
        <w:numId w:val="28"/>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save_user(), save_plan(), update_plan()</w:t>
      </w:r>
    </w:ins>
  </w:p>
  <w:p w:rsidR="00000000" w:rsidDel="00000000" w:rsidP="00000000" w:rsidRDefault="00000000" w:rsidRPr="00000000" w14:paraId="0000077B">
    <w:pPr>
      <w:numPr>
        <w:ilvl w:val="0"/>
        <w:numId w:val="28"/>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get_original_plan(), get_user()</w:t>
      </w:r>
    </w:ins>
  </w:p>
  <w:p w:rsidR="00000000" w:rsidDel="00000000" w:rsidP="00000000" w:rsidRDefault="00000000" w:rsidRPr="00000000" w14:paraId="0000077C">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File: database.py</w:t>
      </w:r>
    </w:ins>
  </w:p>
  <w:p w:rsidR="00000000" w:rsidDel="00000000" w:rsidP="00000000" w:rsidRDefault="00000000" w:rsidRPr="00000000" w14:paraId="0000077D">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user information (ID, name, age, weight, goal, intensity) and AI-generated plans are stored in a SQLite database via SQLAlchemy ORM. Feedback-based updates are saved as a separate field to preserve both versions (original and updated).</w:t>
      </w:r>
    </w:ins>
  </w:p>
  <w:p w:rsidR="00000000" w:rsidDel="00000000" w:rsidP="00000000" w:rsidRDefault="00000000" w:rsidRPr="00000000" w14:paraId="0000077E">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3606800"/>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05350" cy="3606800"/>
                    </a:xfrm>
                    <a:prstGeom prst="rect"/>
                    <a:ln/>
                  </pic:spPr>
                </pic:pic>
              </a:graphicData>
            </a:graphic>
          </wp:inline>
        </w:drawing>
      </w:r>
      <w:r w:rsidDel="00000000" w:rsidR="00000000" w:rsidRPr="00000000">
        <w:rPr>
          <w:rtl w:val="0"/>
        </w:rPr>
      </w:r>
    </w:ins>
  </w:p>
  <w:p w:rsidR="00000000" w:rsidDel="00000000" w:rsidP="00000000" w:rsidRDefault="00000000" w:rsidRPr="00000000" w14:paraId="0000077F">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262438" cy="1712502"/>
            <wp:effectExtent b="0" l="0" r="0" t="0"/>
            <wp:docPr id="3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262438" cy="1712502"/>
                    </a:xfrm>
                    <a:prstGeom prst="rect"/>
                    <a:ln/>
                  </pic:spPr>
                </pic:pic>
              </a:graphicData>
            </a:graphic>
          </wp:inline>
        </w:drawing>
      </w:r>
      <w:r w:rsidDel="00000000" w:rsidR="00000000" w:rsidRPr="00000000">
        <w:rPr>
          <w:rtl w:val="0"/>
        </w:rPr>
      </w:r>
    </w:ins>
  </w:p>
  <w:p w:rsidR="00000000" w:rsidDel="00000000" w:rsidP="00000000" w:rsidRDefault="00000000" w:rsidRPr="00000000" w14:paraId="0000078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526770" cy="1636987"/>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ins>
  </w:p>
  <w:p w:rsidR="00000000" w:rsidDel="00000000" w:rsidP="00000000" w:rsidRDefault="00000000" w:rsidRPr="00000000" w14:paraId="00000781">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927100"/>
            <wp:effectExtent b="0" l="0" r="0" t="0"/>
            <wp:docPr id="5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ins>
  </w:p>
  <w:p w:rsidR="00000000" w:rsidDel="00000000" w:rsidP="00000000" w:rsidRDefault="00000000" w:rsidRPr="00000000" w14:paraId="0000078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660400"/>
            <wp:effectExtent b="0" l="0" r="0" t="0"/>
            <wp:docPr id="6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ins>
  </w:p>
  <w:p w:rsidR="00000000" w:rsidDel="00000000" w:rsidP="00000000" w:rsidRDefault="00000000" w:rsidRPr="00000000" w14:paraId="00000783">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xsfa4cz0x4xh" w:id="40"/>
      <w:bookmarkEnd w:id="40"/>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Admin View of All Users</w:t>
      </w:r>
    </w:ins>
  </w:p>
  <w:p w:rsidR="00000000" w:rsidDel="00000000" w:rsidP="00000000" w:rsidRDefault="00000000" w:rsidRPr="00000000" w14:paraId="0000078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Route: /view-all-users</w:t>
        <w:br w:type="textWrapping"/>
        <w:t xml:space="preserve">Template: all_users.html</w:t>
      </w:r>
    </w:ins>
  </w:p>
  <w:p w:rsidR="00000000" w:rsidDel="00000000" w:rsidP="00000000" w:rsidRDefault="00000000" w:rsidRPr="00000000" w14:paraId="0000078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Displays a list of all users and their respective plans. Rendered with Jinja2 using a {% for user in users %} loop, it allows administrators to see original and updated plans clearly in a structured table format.</w:t>
      </w:r>
    </w:ins>
  </w:p>
  <w:p w:rsidR="00000000" w:rsidDel="00000000" w:rsidP="00000000" w:rsidRDefault="00000000" w:rsidRPr="00000000" w14:paraId="00000786">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738614" cy="2779987"/>
            <wp:effectExtent b="0" l="0" r="0" t="0"/>
            <wp:docPr id="8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ins>
  </w:p>
  <w:p w:rsidR="00000000" w:rsidDel="00000000" w:rsidP="00000000" w:rsidRDefault="00000000" w:rsidRPr="00000000" w14:paraId="00000787">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2.2: Implement the FastAPI Backend to Manage Routing and User Input Processing</w:t>
      </w:r>
    </w:ins>
  </w:p>
  <w:p w:rsidR="00000000" w:rsidDel="00000000" w:rsidP="00000000" w:rsidRDefault="00000000" w:rsidRPr="00000000" w14:paraId="00000788">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nq6qtlgdj2vd" w:id="41"/>
      <w:bookmarkEnd w:id="41"/>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Define Routes in FastAPI</w:t>
      </w:r>
    </w:ins>
  </w:p>
  <w:p w:rsidR="00000000" w:rsidDel="00000000" w:rsidP="00000000" w:rsidRDefault="00000000" w:rsidRPr="00000000" w14:paraId="0000078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routing logic is handled in routes.py. Each route is linked to the corresponding function developed in Activity 2.1.</w:t>
      </w:r>
    </w:ins>
  </w:p>
  <w:p w:rsidR="00000000" w:rsidDel="00000000" w:rsidP="00000000" w:rsidRDefault="00000000" w:rsidRPr="00000000" w14:paraId="0000078A">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3tgxv2xz0ebb" w:id="42"/>
      <w:bookmarkEnd w:id="42"/>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Process User Input</w:t>
      </w:r>
    </w:ins>
  </w:p>
  <w:p w:rsidR="00000000" w:rsidDel="00000000" w:rsidP="00000000" w:rsidRDefault="00000000" w:rsidRPr="00000000" w14:paraId="0000078B">
    <w:pPr>
      <w:numPr>
        <w:ilvl w:val="0"/>
        <w:numId w:val="22"/>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HTML Form: Created in index.html</w:t>
      </w:r>
    </w:ins>
  </w:p>
  <w:p w:rsidR="00000000" w:rsidDel="00000000" w:rsidP="00000000" w:rsidRDefault="00000000" w:rsidRPr="00000000" w14:paraId="0000078C">
    <w:pPr>
      <w:numPr>
        <w:ilvl w:val="0"/>
        <w:numId w:val="22"/>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Users enter: username, user_id, age, weight, goal, and intensity</w:t>
      </w:r>
    </w:ins>
  </w:p>
  <w:p w:rsidR="00000000" w:rsidDel="00000000" w:rsidP="00000000" w:rsidRDefault="00000000" w:rsidRPr="00000000" w14:paraId="0000078D">
    <w:pPr>
      <w:numPr>
        <w:ilvl w:val="0"/>
        <w:numId w:val="22"/>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FastAPI captures inputs using Form(...) parameters</w:t>
      </w:r>
    </w:ins>
  </w:p>
  <w:p w:rsidR="00000000" w:rsidDel="00000000" w:rsidP="00000000" w:rsidRDefault="00000000" w:rsidRPr="00000000" w14:paraId="0000078E">
    <w:pPr>
      <w:numPr>
        <w:ilvl w:val="0"/>
        <w:numId w:val="22"/>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Pydantic schemas (UserInput, FeedbackRequest) are used to validate structure</w:t>
      </w:r>
    </w:ins>
  </w:p>
  <w:p w:rsidR="00000000" w:rsidDel="00000000" w:rsidP="00000000" w:rsidRDefault="00000000" w:rsidRPr="00000000" w14:paraId="0000078F">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vqrjmfy16mi7" w:id="43"/>
      <w:bookmarkEnd w:id="43"/>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Integrate Gemini API Calls</w:t>
      </w:r>
    </w:ins>
  </w:p>
  <w:p w:rsidR="00000000" w:rsidDel="00000000" w:rsidP="00000000" w:rsidRDefault="00000000" w:rsidRPr="00000000" w14:paraId="0000079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route handler connects directly to the respective Gemini-powered function:</w:t>
      </w:r>
    </w:ins>
  </w:p>
  <w:p w:rsidR="00000000" w:rsidDel="00000000" w:rsidP="00000000" w:rsidRDefault="00000000" w:rsidRPr="00000000" w14:paraId="00000791">
    <w:pPr>
      <w:numPr>
        <w:ilvl w:val="0"/>
        <w:numId w:val="20"/>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/generate-workout →</w:t>
      </w:r>
    </w:ins>
  </w:p>
  <w:p w:rsidR="00000000" w:rsidDel="00000000" w:rsidP="00000000" w:rsidRDefault="00000000" w:rsidRPr="00000000" w14:paraId="00000792">
    <w:pPr>
      <w:numPr>
        <w:ilvl w:val="1"/>
        <w:numId w:val="20"/>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generate_workout_gemini() for workout plan</w:t>
      </w:r>
    </w:ins>
  </w:p>
  <w:p w:rsidR="00000000" w:rsidDel="00000000" w:rsidP="00000000" w:rsidRDefault="00000000" w:rsidRPr="00000000" w14:paraId="00000793">
    <w:pPr>
      <w:numPr>
        <w:ilvl w:val="1"/>
        <w:numId w:val="20"/>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generate_nutrition_tip_with_flash() for tip</w:t>
      </w:r>
    </w:ins>
  </w:p>
  <w:p w:rsidR="00000000" w:rsidDel="00000000" w:rsidP="00000000" w:rsidRDefault="00000000" w:rsidRPr="00000000" w14:paraId="00000794">
    <w:pPr>
      <w:numPr>
        <w:ilvl w:val="0"/>
        <w:numId w:val="20"/>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/submit-feedback →</w:t>
      </w:r>
    </w:ins>
  </w:p>
  <w:p w:rsidR="00000000" w:rsidDel="00000000" w:rsidP="00000000" w:rsidRDefault="00000000" w:rsidRPr="00000000" w14:paraId="00000795">
    <w:pPr>
      <w:numPr>
        <w:ilvl w:val="1"/>
        <w:numId w:val="20"/>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Retrieves plan</w:t>
      </w:r>
    </w:ins>
  </w:p>
  <w:p w:rsidR="00000000" w:rsidDel="00000000" w:rsidP="00000000" w:rsidRDefault="00000000" w:rsidRPr="00000000" w14:paraId="00000796">
    <w:pPr>
      <w:numPr>
        <w:ilvl w:val="1"/>
        <w:numId w:val="20"/>
      </w:numPr>
      <w:spacing w:after="24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Sends original + feedback to update_workout_plan()</w:t>
      </w:r>
    </w:ins>
  </w:p>
  <w:p w:rsidR="00000000" w:rsidDel="00000000" w:rsidP="00000000" w:rsidRDefault="00000000" w:rsidRPr="00000000" w14:paraId="00000797">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AI-generated responses are returned cleanly and injected into the frontend templates for display.</w:t>
      </w:r>
    </w:ins>
  </w:p>
  <w:p w:rsidR="00000000" w:rsidDel="00000000" w:rsidP="00000000" w:rsidRDefault="00000000" w:rsidRPr="00000000" w14:paraId="00000798">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routes.py Development </w:t>
      </w:r>
    </w:ins>
  </w:p>
  <w:p w:rsidR="00000000" w:rsidDel="00000000" w:rsidP="00000000" w:rsidRDefault="00000000" w:rsidRPr="00000000" w14:paraId="00000799">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ins>
  </w:p>
  <w:p w:rsidR="00000000" w:rsidDel="00000000" w:rsidP="00000000" w:rsidRDefault="00000000" w:rsidRPr="00000000" w14:paraId="0000079A">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9B">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3.1: Writing the Main Application Logic in </w:t>
      </w:r>
      <w:r w:rsidDel="00000000" w:rsidR="00000000" w:rsidRPr="00000000">
        <w:fldChar w:fldCharType="begin"/>
      </w:r>
      <w:r w:rsidDel="00000000" w:rsidR="00000000" w:rsidRPr="00000000">
        <w:instrText xml:space="preserve">HYPERLINK "http://routes.py"</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53" w:date="2026-09-23T04:47:34Z">
            <w:rPr>
              <w:rFonts w:ascii="Cambria" w:cs="Cambria" w:eastAsia="Cambria" w:hAnsi="Cambria"/>
              <w:b w:val="1"/>
              <w:bCs w:val="1"/>
              <w:sz w:val="30"/>
              <w:szCs w:val="30"/>
              <w:u w:val="single"/>
            </w:rPr>
          </w:rPrChange>
        </w:rPr>
        <w:t xml:space="preserve">routes.py</w:t>
      </w:r>
      <w:r w:rsidDel="00000000" w:rsidR="00000000" w:rsidRPr="00000000">
        <w:fldChar w:fldCharType="end"/>
      </w:r>
      <w:r w:rsidDel="00000000" w:rsidR="00000000" w:rsidRPr="00000000">
        <w:rPr>
          <w:rtl w:val="0"/>
        </w:rPr>
      </w:r>
    </w:ins>
  </w:p>
  <w:p w:rsidR="00000000" w:rsidDel="00000000" w:rsidP="00000000" w:rsidRDefault="00000000" w:rsidRPr="00000000" w14:paraId="0000079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9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Defining Core routes in routes.py: </w:t>
      </w:r>
    </w:ins>
  </w:p>
  <w:p w:rsidR="00000000" w:rsidDel="00000000" w:rsidP="00000000" w:rsidRDefault="00000000" w:rsidRPr="00000000" w14:paraId="0000079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Separate routes were implemented to serve each of FitBuddy’s main functionalities:</w:t>
      </w:r>
    </w:ins>
  </w:p>
  <w:p w:rsidR="00000000" w:rsidDel="00000000" w:rsidP="00000000" w:rsidRDefault="00000000" w:rsidRPr="00000000" w14:paraId="0000079F">
    <w:pPr>
      <w:numPr>
        <w:ilvl w:val="0"/>
        <w:numId w:val="8"/>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Displays the user form via index.html</w:t>
      </w:r>
    </w:ins>
  </w:p>
  <w:p w:rsidR="00000000" w:rsidDel="00000000" w:rsidP="00000000" w:rsidRDefault="00000000" w:rsidRPr="00000000" w14:paraId="000007A0">
    <w:pPr>
      <w:numPr>
        <w:ilvl w:val="0"/>
        <w:numId w:val="8"/>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/generate-workout: Processes user input and generates a personalized workout plan</w:t>
      </w:r>
    </w:ins>
  </w:p>
  <w:p w:rsidR="00000000" w:rsidDel="00000000" w:rsidP="00000000" w:rsidRDefault="00000000" w:rsidRPr="00000000" w14:paraId="000007A1">
    <w:pPr>
      <w:numPr>
        <w:ilvl w:val="0"/>
        <w:numId w:val="8"/>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/submit-feedback: Updates the workout plan based on user feedback</w:t>
      </w:r>
    </w:ins>
  </w:p>
  <w:p w:rsidR="00000000" w:rsidDel="00000000" w:rsidP="00000000" w:rsidRDefault="00000000" w:rsidRPr="00000000" w14:paraId="000007A2">
    <w:pPr>
      <w:numPr>
        <w:ilvl w:val="0"/>
        <w:numId w:val="8"/>
      </w:numPr>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/view-all-users: Displays an admin dashboard showing all users and their plans</w:t>
      </w:r>
    </w:ins>
  </w:p>
  <w:p w:rsidR="00000000" w:rsidDel="00000000" w:rsidP="00000000" w:rsidRDefault="00000000" w:rsidRPr="00000000" w14:paraId="000007A3">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A4">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Route Handlers for Each Feature</w:t>
      </w:r>
    </w:ins>
  </w:p>
  <w:p w:rsidR="00000000" w:rsidDel="00000000" w:rsidP="00000000" w:rsidRDefault="00000000" w:rsidRPr="00000000" w14:paraId="000007A5">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tzlahg1d13u0" w:id="44"/>
      <w:bookmarkEnd w:id="4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 Home Route</w:t>
      </w:r>
    </w:ins>
  </w:p>
  <w:p w:rsidR="00000000" w:rsidDel="00000000" w:rsidP="00000000" w:rsidRDefault="00000000" w:rsidRPr="00000000" w14:paraId="000007A6">
    <w:pPr>
      <w:numPr>
        <w:ilvl w:val="0"/>
        <w:numId w:val="16"/>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Returns the homepage (index.html)</w:t>
      </w:r>
    </w:ins>
  </w:p>
  <w:p w:rsidR="00000000" w:rsidDel="00000000" w:rsidP="00000000" w:rsidRDefault="00000000" w:rsidRPr="00000000" w14:paraId="000007A7">
    <w:pPr>
      <w:numPr>
        <w:ilvl w:val="0"/>
        <w:numId w:val="16"/>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No form processing logic</w:t>
      </w:r>
    </w:ins>
  </w:p>
  <w:p w:rsidR="00000000" w:rsidDel="00000000" w:rsidP="00000000" w:rsidRDefault="00000000" w:rsidRPr="00000000" w14:paraId="000007A8">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9ep7lqpqb2zu" w:id="45"/>
      <w:bookmarkEnd w:id="4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/generate-workout – Plan Generator</w:t>
      </w:r>
    </w:ins>
  </w:p>
  <w:p w:rsidR="00000000" w:rsidDel="00000000" w:rsidP="00000000" w:rsidRDefault="00000000" w:rsidRPr="00000000" w14:paraId="000007A9">
    <w:pPr>
      <w:numPr>
        <w:ilvl w:val="0"/>
        <w:numId w:val="26"/>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Receives user input using FastAPI’s Form(...)</w:t>
      </w:r>
    </w:ins>
  </w:p>
  <w:p w:rsidR="00000000" w:rsidDel="00000000" w:rsidP="00000000" w:rsidRDefault="00000000" w:rsidRPr="00000000" w14:paraId="000007AA">
    <w:pPr>
      <w:numPr>
        <w:ilvl w:val="0"/>
        <w:numId w:val="26"/>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Constructs a UserInput Pydantic model</w:t>
      </w:r>
    </w:ins>
  </w:p>
  <w:p w:rsidR="00000000" w:rsidDel="00000000" w:rsidP="00000000" w:rsidRDefault="00000000" w:rsidRPr="00000000" w14:paraId="000007AB">
    <w:pPr>
      <w:numPr>
        <w:ilvl w:val="0"/>
        <w:numId w:val="26"/>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w:t>
      </w:r>
    </w:ins>
  </w:p>
  <w:p w:rsidR="00000000" w:rsidDel="00000000" w:rsidP="00000000" w:rsidRDefault="00000000" w:rsidRPr="00000000" w14:paraId="000007AC">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generate_workout_gemini(...) → Generates workout plan via Gemini 1.5 Pro</w:t>
      </w:r>
    </w:ins>
  </w:p>
  <w:p w:rsidR="00000000" w:rsidDel="00000000" w:rsidP="00000000" w:rsidRDefault="00000000" w:rsidRPr="00000000" w14:paraId="000007AD">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tl w:val="0"/>
        </w:rPr>
      </w:r>
    </w:ins>
  </w:p>
  <w:p w:rsidR="00000000" w:rsidDel="00000000" w:rsidP="00000000" w:rsidRDefault="00000000" w:rsidRPr="00000000" w14:paraId="000007AE">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tl w:val="0"/>
        </w:rPr>
      </w:r>
    </w:ins>
  </w:p>
  <w:p w:rsidR="00000000" w:rsidDel="00000000" w:rsidP="00000000" w:rsidRDefault="00000000" w:rsidRPr="00000000" w14:paraId="000007AF">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tl w:val="0"/>
        </w:rPr>
      </w:r>
    </w:ins>
  </w:p>
  <w:p w:rsidR="00000000" w:rsidDel="00000000" w:rsidP="00000000" w:rsidRDefault="00000000" w:rsidRPr="00000000" w14:paraId="000007B0">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tl w:val="0"/>
        </w:rPr>
      </w:r>
    </w:ins>
  </w:p>
  <w:p w:rsidR="00000000" w:rsidDel="00000000" w:rsidP="00000000" w:rsidRDefault="00000000" w:rsidRPr="00000000" w14:paraId="000007B1">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tl w:val="0"/>
        </w:rPr>
      </w:r>
    </w:ins>
  </w:p>
  <w:p w:rsidR="00000000" w:rsidDel="00000000" w:rsidP="00000000" w:rsidRDefault="00000000" w:rsidRPr="00000000" w14:paraId="000007B2">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tl w:val="0"/>
        </w:rPr>
      </w:r>
    </w:ins>
  </w:p>
  <w:p w:rsidR="00000000" w:rsidDel="00000000" w:rsidP="00000000" w:rsidRDefault="00000000" w:rsidRPr="00000000" w14:paraId="000007B3">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color w:val="188038"/>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generate_nutrition_tip_with_flash(...) → Gets nutrition tip via Gemini Flash</w:t>
      </w:r>
    </w:ins>
  </w:p>
  <w:p w:rsidR="00000000" w:rsidDel="00000000" w:rsidP="00000000" w:rsidRDefault="00000000" w:rsidRPr="00000000" w14:paraId="000007B4">
    <w:pPr>
      <w:numPr>
        <w:ilvl w:val="0"/>
        <w:numId w:val="26"/>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Stores:</w:t>
      </w:r>
    </w:ins>
  </w:p>
  <w:p w:rsidR="00000000" w:rsidDel="00000000" w:rsidP="00000000" w:rsidRDefault="00000000" w:rsidRPr="00000000" w14:paraId="000007B5">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details with save_user(...)</w:t>
      </w:r>
    </w:ins>
  </w:p>
  <w:p w:rsidR="00000000" w:rsidDel="00000000" w:rsidP="00000000" w:rsidRDefault="00000000" w:rsidRPr="00000000" w14:paraId="000007B6">
    <w:pPr>
      <w:numPr>
        <w:ilvl w:val="1"/>
        <w:numId w:val="26"/>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Plan with save_plan(...)</w:t>
      </w:r>
    </w:ins>
  </w:p>
  <w:p w:rsidR="00000000" w:rsidDel="00000000" w:rsidP="00000000" w:rsidRDefault="00000000" w:rsidRPr="00000000" w14:paraId="000007B7">
    <w:pPr>
      <w:numPr>
        <w:ilvl w:val="0"/>
        <w:numId w:val="26"/>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Returns result.html with dynamic data</w:t>
      </w:r>
    </w:ins>
  </w:p>
  <w:p w:rsidR="00000000" w:rsidDel="00000000" w:rsidP="00000000" w:rsidRDefault="00000000" w:rsidRPr="00000000" w14:paraId="000007B8">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utigetyjvhnf" w:id="46"/>
      <w:bookmarkEnd w:id="46"/>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/submit-feedback – Update Plan with Feedback</w:t>
      </w:r>
    </w:ins>
  </w:p>
  <w:p w:rsidR="00000000" w:rsidDel="00000000" w:rsidP="00000000" w:rsidRDefault="00000000" w:rsidRPr="00000000" w14:paraId="000007B9">
    <w:pPr>
      <w:numPr>
        <w:ilvl w:val="0"/>
        <w:numId w:val="10"/>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Captures feedback and user_id</w:t>
      </w:r>
    </w:ins>
  </w:p>
  <w:p w:rsidR="00000000" w:rsidDel="00000000" w:rsidP="00000000" w:rsidRDefault="00000000" w:rsidRPr="00000000" w14:paraId="000007BA">
    <w:pPr>
      <w:numPr>
        <w:ilvl w:val="0"/>
        <w:numId w:val="10"/>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Retrieves original plan from DB</w:t>
      </w:r>
    </w:ins>
  </w:p>
  <w:p w:rsidR="00000000" w:rsidDel="00000000" w:rsidP="00000000" w:rsidRDefault="00000000" w:rsidRPr="00000000" w14:paraId="000007BB">
    <w:pPr>
      <w:numPr>
        <w:ilvl w:val="0"/>
        <w:numId w:val="10"/>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Uses update_workout_plan(...) to revise the plan via Gemini 1.5 Pro</w:t>
      </w:r>
    </w:ins>
  </w:p>
  <w:p w:rsidR="00000000" w:rsidDel="00000000" w:rsidP="00000000" w:rsidRDefault="00000000" w:rsidRPr="00000000" w14:paraId="000007BC">
    <w:pPr>
      <w:numPr>
        <w:ilvl w:val="0"/>
        <w:numId w:val="10"/>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Updates the revised plan in the DB using update_plan(...)</w:t>
      </w:r>
    </w:ins>
  </w:p>
  <w:p w:rsidR="00000000" w:rsidDel="00000000" w:rsidP="00000000" w:rsidRDefault="00000000" w:rsidRPr="00000000" w14:paraId="000007BD">
    <w:pPr>
      <w:numPr>
        <w:ilvl w:val="0"/>
        <w:numId w:val="10"/>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Renders updated result on result.html</w:t>
      </w:r>
    </w:ins>
  </w:p>
  <w:p w:rsidR="00000000" w:rsidDel="00000000" w:rsidP="00000000" w:rsidRDefault="00000000" w:rsidRPr="00000000" w14:paraId="000007BE">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60jgj48nwq4y" w:id="47"/>
      <w:bookmarkEnd w:id="4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/view-all-users – Admin View</w:t>
      </w:r>
    </w:ins>
  </w:p>
  <w:p w:rsidR="00000000" w:rsidDel="00000000" w:rsidP="00000000" w:rsidRDefault="00000000" w:rsidRPr="00000000" w14:paraId="000007BF">
    <w:pPr>
      <w:numPr>
        <w:ilvl w:val="0"/>
        <w:numId w:val="25"/>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 get_all_users() and get_all_plans() to fetch DB records</w:t>
      </w:r>
    </w:ins>
  </w:p>
  <w:p w:rsidR="00000000" w:rsidDel="00000000" w:rsidP="00000000" w:rsidRDefault="00000000" w:rsidRPr="00000000" w14:paraId="000007C0">
    <w:pPr>
      <w:numPr>
        <w:ilvl w:val="0"/>
        <w:numId w:val="25"/>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Passes them to all_users.html</w:t>
      </w:r>
    </w:ins>
  </w:p>
  <w:p w:rsidR="00000000" w:rsidDel="00000000" w:rsidP="00000000" w:rsidRDefault="00000000" w:rsidRPr="00000000" w14:paraId="000007C1">
    <w:pPr>
      <w:numPr>
        <w:ilvl w:val="0"/>
        <w:numId w:val="25"/>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Admin can view:</w:t>
      </w:r>
    </w:ins>
  </w:p>
  <w:p w:rsidR="00000000" w:rsidDel="00000000" w:rsidP="00000000" w:rsidRDefault="00000000" w:rsidRPr="00000000" w14:paraId="000007C2">
    <w:pPr>
      <w:numPr>
        <w:ilvl w:val="1"/>
        <w:numId w:val="25"/>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Username, Age, Weight, Goal, Intensity</w:t>
      </w:r>
    </w:ins>
  </w:p>
  <w:p w:rsidR="00000000" w:rsidDel="00000000" w:rsidP="00000000" w:rsidRDefault="00000000" w:rsidRPr="00000000" w14:paraId="000007C3">
    <w:pPr>
      <w:numPr>
        <w:ilvl w:val="1"/>
        <w:numId w:val="25"/>
      </w:numPr>
      <w:spacing w:after="24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Original and updated workout plans</w:t>
      </w:r>
    </w:ins>
  </w:p>
  <w:p w:rsidR="00000000" w:rsidDel="00000000" w:rsidP="00000000" w:rsidRDefault="00000000" w:rsidRPr="00000000" w14:paraId="000007C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Integrate Gemini AI Responses in Each Function</w:t>
      </w:r>
    </w:ins>
  </w:p>
  <w:p w:rsidR="00000000" w:rsidDel="00000000" w:rsidP="00000000" w:rsidRDefault="00000000" w:rsidRPr="00000000" w14:paraId="000007C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AI-related route calls Google’s Gemini models with specific prompts:</w:t>
      </w:r>
    </w:ins>
  </w:p>
  <w:p w:rsidR="00000000" w:rsidDel="00000000" w:rsidP="00000000" w:rsidRDefault="00000000" w:rsidRPr="00000000" w14:paraId="000007C6">
    <w:pPr>
      <w:numPr>
        <w:ilvl w:val="0"/>
        <w:numId w:val="24"/>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Generation:</w:t>
        <w:br w:type="textWrapping"/>
        <w:t xml:space="preserve"> generate_workout_gemini() sends fitness goal and intensity to Gemini Pro to return a structured 7-day workout plan.</w:t>
      </w:r>
    </w:ins>
  </w:p>
  <w:p w:rsidR="00000000" w:rsidDel="00000000" w:rsidP="00000000" w:rsidRDefault="00000000" w:rsidRPr="00000000" w14:paraId="000007C7">
    <w:pPr>
      <w:numPr>
        <w:ilvl w:val="0"/>
        <w:numId w:val="24"/>
      </w:numPr>
      <w:spacing w:after="0" w:afterAutospacing="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 Generation:</w:t>
        <w:br w:type="textWrapping"/>
        <w:t xml:space="preserve"> generate_nutrition_tip_with_flash() uses Gemini Flash to generate a practical tip related to the user’s fitness goal.</w:t>
      </w:r>
    </w:ins>
  </w:p>
  <w:p w:rsidR="00000000" w:rsidDel="00000000" w:rsidP="00000000" w:rsidRDefault="00000000" w:rsidRPr="00000000" w14:paraId="000007C8">
    <w:pPr>
      <w:numPr>
        <w:ilvl w:val="0"/>
        <w:numId w:val="24"/>
      </w:numPr>
      <w:spacing w:after="240" w:before="0" w:beforeAutospacing="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Update via Feedback:</w:t>
        <w:br w:type="textWrapping"/>
        <w:t xml:space="preserve"> update_workout_plan() passes original plan + user feedback to Gemini Pro and returns a revised plan.</w:t>
      </w:r>
    </w:ins>
  </w:p>
  <w:p w:rsidR="00000000" w:rsidDel="00000000" w:rsidP="00000000" w:rsidRDefault="00000000" w:rsidRPr="00000000" w14:paraId="000007C9">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responses are returned to the user through result.html, maintaining clarity using &lt;pre&gt; blocks for formatting.</w:t>
      </w:r>
    </w:ins>
  </w:p>
  <w:p w:rsidR="00000000" w:rsidDel="00000000" w:rsidP="00000000" w:rsidRDefault="00000000" w:rsidRPr="00000000" w14:paraId="000007CA">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Workout generation route Nutrition/Recovery tip generation route</w:t>
      </w:r>
    </w:ins>
  </w:p>
  <w:p w:rsidR="00000000" w:rsidDel="00000000" w:rsidP="00000000" w:rsidRDefault="00000000" w:rsidRPr="00000000" w14:paraId="000007CB">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C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940703" cy="1856062"/>
            <wp:effectExtent b="0" l="0" r="0" t="0"/>
            <wp:docPr id="4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ins>
  </w:p>
  <w:p w:rsidR="00000000" w:rsidDel="00000000" w:rsidP="00000000" w:rsidRDefault="00000000" w:rsidRPr="00000000" w14:paraId="000007C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C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CF">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0">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2">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3">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Nutrition/Recovery tip generation route</w:t>
      </w:r>
    </w:ins>
  </w:p>
  <w:p w:rsidR="00000000" w:rsidDel="00000000" w:rsidP="00000000" w:rsidRDefault="00000000" w:rsidRPr="00000000" w14:paraId="000007D4">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509963" cy="1221649"/>
            <wp:effectExtent b="0" l="0" r="0" t="0"/>
            <wp:docPr id="3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ins>
  </w:p>
  <w:p w:rsidR="00000000" w:rsidDel="00000000" w:rsidP="00000000" w:rsidRDefault="00000000" w:rsidRPr="00000000" w14:paraId="000007D5">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Saving user info and plan generation route</w:t>
      </w:r>
    </w:ins>
  </w:p>
  <w:p w:rsidR="00000000" w:rsidDel="00000000" w:rsidP="00000000" w:rsidRDefault="00000000" w:rsidRPr="00000000" w14:paraId="000007D6">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3644900"/>
            <wp:effectExtent b="0" l="0" r="0" t="0"/>
            <wp:docPr id="58"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ins>
  </w:p>
  <w:p w:rsidR="00000000" w:rsidDel="00000000" w:rsidP="00000000" w:rsidRDefault="00000000" w:rsidRPr="00000000" w14:paraId="000007D7">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 Feedback and update plan route</w:t>
      </w:r>
    </w:ins>
  </w:p>
  <w:p w:rsidR="00000000" w:rsidDel="00000000" w:rsidP="00000000" w:rsidRDefault="00000000" w:rsidRPr="00000000" w14:paraId="000007D8">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862388" cy="1448395"/>
            <wp:effectExtent b="0" l="0" r="0" t="0"/>
            <wp:docPr id="7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ins>
  </w:p>
  <w:p w:rsidR="00000000" w:rsidDel="00000000" w:rsidP="00000000" w:rsidRDefault="00000000" w:rsidRPr="00000000" w14:paraId="000007D9">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A">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B">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Frontend Development </w:t>
      </w:r>
    </w:ins>
  </w:p>
  <w:p w:rsidR="00000000" w:rsidDel="00000000" w:rsidP="00000000" w:rsidRDefault="00000000" w:rsidRPr="00000000" w14:paraId="000007D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ins>
  </w:p>
  <w:p w:rsidR="00000000" w:rsidDel="00000000" w:rsidP="00000000" w:rsidRDefault="00000000" w:rsidRPr="00000000" w14:paraId="000007D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DF">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4.1 Designing and Developing the User Interface</w:t>
      </w:r>
    </w:ins>
  </w:p>
  <w:p w:rsidR="00000000" w:rsidDel="00000000" w:rsidP="00000000" w:rsidRDefault="00000000" w:rsidRPr="00000000" w14:paraId="000007E0">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E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the Base HTML Structure</w:t>
      </w:r>
    </w:ins>
  </w:p>
  <w:p w:rsidR="00000000" w:rsidDel="00000000" w:rsidP="00000000" w:rsidRDefault="00000000" w:rsidRPr="00000000" w14:paraId="000007E2">
    <w:pPr>
      <w:numPr>
        <w:ilvl w:val="0"/>
        <w:numId w:val="21"/>
      </w:numPr>
      <w:spacing w:after="0" w:afterAutospacing="0" w:before="240" w:lineRule="auto"/>
      <w:ind w:left="72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Developed index.html as the main entry point for user input.</w:t>
      </w:r>
    </w:ins>
  </w:p>
  <w:p w:rsidR="00000000" w:rsidDel="00000000" w:rsidP="00000000" w:rsidRDefault="00000000" w:rsidRPr="00000000" w14:paraId="000007E3">
    <w:pPr>
      <w:numPr>
        <w:ilvl w:val="0"/>
        <w:numId w:val="2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Structured the form to capture:</w:t>
      </w:r>
    </w:ins>
  </w:p>
  <w:p w:rsidR="00000000" w:rsidDel="00000000" w:rsidP="00000000" w:rsidRDefault="00000000" w:rsidRPr="00000000" w14:paraId="000007E4">
    <w:pPr>
      <w:numPr>
        <w:ilvl w:val="1"/>
        <w:numId w:val="21"/>
      </w:numPr>
      <w:spacing w:after="0" w:afterAutospacing="0" w:before="0" w:beforeAutospacing="0" w:lineRule="auto"/>
      <w:ind w:left="1440" w:hanging="360"/>
      <w:rPr>
        <w:ins w:author="" w:id="55" w:date="1970-01-01T00:00:00Z"/>
        <w:rFonts w:ascii="Cambria" w:cs="Cambria" w:eastAsia="Cambria" w:hAnsi="Cambria"/>
        <w:b w:val="1"/>
        <w:bCs w:val="1"/>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username, user_id, age, weight, goal, and intensity.</w:t>
      </w:r>
    </w:ins>
  </w:p>
  <w:p w:rsidR="00000000" w:rsidDel="00000000" w:rsidP="00000000" w:rsidRDefault="00000000" w:rsidRPr="00000000" w14:paraId="000007E5">
    <w:pPr>
      <w:numPr>
        <w:ilvl w:val="0"/>
        <w:numId w:val="2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field is properly labeled and grouped using semantic HTML.</w:t>
      </w:r>
    </w:ins>
  </w:p>
  <w:p w:rsidR="00000000" w:rsidDel="00000000" w:rsidP="00000000" w:rsidRDefault="00000000" w:rsidRPr="00000000" w14:paraId="000007E6">
    <w:pPr>
      <w:numPr>
        <w:ilvl w:val="0"/>
        <w:numId w:val="2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design uses a gym-themed background image, Google Fonts (Roboto), and bold typography to create a clean, fitness-oriented interface.</w:t>
      </w:r>
    </w:ins>
  </w:p>
  <w:p w:rsidR="00000000" w:rsidDel="00000000" w:rsidP="00000000" w:rsidRDefault="00000000" w:rsidRPr="00000000" w14:paraId="000007E7">
    <w:pPr>
      <w:numPr>
        <w:ilvl w:val="0"/>
        <w:numId w:val="21"/>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Navigation is kept minimal for focus, and user flow directs clearly from input to output.</w:t>
      </w:r>
    </w:ins>
  </w:p>
  <w:p w:rsidR="00000000" w:rsidDel="00000000" w:rsidP="00000000" w:rsidRDefault="00000000" w:rsidRPr="00000000" w14:paraId="000007E8">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hj9z12x2bciz" w:id="48"/>
      <w:bookmarkEnd w:id="4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Design a Responsive Layout Using CSS</w:t>
      </w:r>
    </w:ins>
  </w:p>
  <w:p w:rsidR="00000000" w:rsidDel="00000000" w:rsidP="00000000" w:rsidRDefault="00000000" w:rsidRPr="00000000" w14:paraId="000007E9">
    <w:pPr>
      <w:numPr>
        <w:ilvl w:val="0"/>
        <w:numId w:val="31"/>
      </w:numPr>
      <w:spacing w:after="0" w:afterAutospacing="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Embedded CSS styles were applied directly in each HTML file.</w:t>
      </w:r>
    </w:ins>
  </w:p>
  <w:p w:rsidR="00000000" w:rsidDel="00000000" w:rsidP="00000000" w:rsidRDefault="00000000" w:rsidRPr="00000000" w14:paraId="000007EA">
    <w:pPr>
      <w:numPr>
        <w:ilvl w:val="0"/>
        <w:numId w:val="3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Layouts use Flexbox to center content both vertically and horizontally.</w:t>
      </w:r>
    </w:ins>
  </w:p>
  <w:p w:rsidR="00000000" w:rsidDel="00000000" w:rsidP="00000000" w:rsidRDefault="00000000" w:rsidRPr="00000000" w14:paraId="000007EB">
    <w:pPr>
      <w:numPr>
        <w:ilvl w:val="0"/>
        <w:numId w:val="3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Media queries ensure mobile responsiveness.</w:t>
      </w:r>
    </w:ins>
  </w:p>
  <w:p w:rsidR="00000000" w:rsidDel="00000000" w:rsidP="00000000" w:rsidRDefault="00000000" w:rsidRPr="00000000" w14:paraId="000007EC">
    <w:pPr>
      <w:numPr>
        <w:ilvl w:val="0"/>
        <w:numId w:val="3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Buttons have consistent styling with hover effects.</w:t>
      </w:r>
    </w:ins>
  </w:p>
  <w:p w:rsidR="00000000" w:rsidDel="00000000" w:rsidP="00000000" w:rsidRDefault="00000000" w:rsidRPr="00000000" w14:paraId="000007ED">
    <w:pPr>
      <w:numPr>
        <w:ilvl w:val="0"/>
        <w:numId w:val="31"/>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Input fields and result blocks have adequate padding, shadows, and rounded corners for modern aesthetics.</w:t>
      </w:r>
    </w:ins>
  </w:p>
  <w:p w:rsidR="00000000" w:rsidDel="00000000" w:rsidP="00000000" w:rsidRDefault="00000000" w:rsidRPr="00000000" w14:paraId="000007EE">
    <w:pPr>
      <w:numPr>
        <w:ilvl w:val="0"/>
        <w:numId w:val="31"/>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Overall color scheme supports readability on a dark background.</w:t>
      </w:r>
    </w:ins>
  </w:p>
  <w:p w:rsidR="00000000" w:rsidDel="00000000" w:rsidP="00000000" w:rsidRDefault="00000000" w:rsidRPr="00000000" w14:paraId="000007EF">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dev7hnuyi3s2" w:id="49"/>
      <w:bookmarkEnd w:id="49"/>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Create Separate Pages for Each Core Functionality</w:t>
      </w:r>
    </w:ins>
  </w:p>
  <w:p w:rsidR="00000000" w:rsidDel="00000000" w:rsidP="00000000" w:rsidRDefault="00000000" w:rsidRPr="00000000" w14:paraId="000007F0">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Three Jinja2-powered HTML templates were created under /templates:</w:t>
      </w:r>
    </w:ins>
  </w:p>
  <w:p w:rsidR="00000000" w:rsidDel="00000000" w:rsidP="00000000" w:rsidRDefault="00000000" w:rsidRPr="00000000" w14:paraId="000007F1">
    <w:pPr>
      <w:numPr>
        <w:ilvl w:val="0"/>
        <w:numId w:val="18"/>
      </w:numPr>
      <w:spacing w:after="0" w:afterAutospacing="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A user input form with fields for fitness goal, intensity, and basic personal information.</w:t>
      </w:r>
    </w:ins>
  </w:p>
  <w:p w:rsidR="00000000" w:rsidDel="00000000" w:rsidP="00000000" w:rsidRDefault="00000000" w:rsidRPr="00000000" w14:paraId="000007F2">
    <w:pPr>
      <w:numPr>
        <w:ilvl w:val="0"/>
        <w:numId w:val="18"/>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Displays the 7-day AI generated workout plan, a nutrition tip, and accepts user feedback.</w:t>
      </w:r>
    </w:ins>
  </w:p>
  <w:p w:rsidR="00000000" w:rsidDel="00000000" w:rsidP="00000000" w:rsidRDefault="00000000" w:rsidRPr="00000000" w14:paraId="000007F3">
    <w:pPr>
      <w:numPr>
        <w:ilvl w:val="0"/>
        <w:numId w:val="18"/>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Admin panel to view and delete users and review both original and updated plans.</w:t>
      </w:r>
    </w:ins>
  </w:p>
  <w:p w:rsidR="00000000" w:rsidDel="00000000" w:rsidP="00000000" w:rsidRDefault="00000000" w:rsidRPr="00000000" w14:paraId="000007F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Templates are modular, and UI transitions smoothly between steps.</w:t>
      </w:r>
    </w:ins>
  </w:p>
  <w:p w:rsidR="00000000" w:rsidDel="00000000" w:rsidP="00000000" w:rsidRDefault="00000000" w:rsidRPr="00000000" w14:paraId="000007F5">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Forms are submitted to specific FastAPI endpoints via POST methods</w:t>
      </w:r>
    </w:ins>
  </w:p>
  <w:p w:rsidR="00000000" w:rsidDel="00000000" w:rsidP="00000000" w:rsidRDefault="00000000" w:rsidRPr="00000000" w14:paraId="000007F6">
    <w:pPr>
      <w:pStyle w:val="Heading2"/>
      <w:keepNext w:val="0"/>
      <w:keepLines w:val="0"/>
      <w:spacing w:after="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94fp609pmnx4" w:id="50"/>
      <w:bookmarkEnd w:id="50"/>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4.2 Creating Dynamic Templates with FastAPI’s Jinja2</w:t>
      </w:r>
    </w:ins>
  </w:p>
  <w:p w:rsidR="00000000" w:rsidDel="00000000" w:rsidP="00000000" w:rsidRDefault="00000000" w:rsidRPr="00000000" w14:paraId="000007F7">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Integrate Jinja2 Templating for Dynamic Content Rendering</w:t>
      </w:r>
    </w:ins>
  </w:p>
  <w:p w:rsidR="00000000" w:rsidDel="00000000" w:rsidP="00000000" w:rsidRDefault="00000000" w:rsidRPr="00000000" w14:paraId="000007F8">
    <w:pPr>
      <w:numPr>
        <w:ilvl w:val="0"/>
        <w:numId w:val="17"/>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Used FastAPI’s Jinja2Templates for template rendering:</w:t>
      </w:r>
    </w:ins>
  </w:p>
  <w:p w:rsidR="00000000" w:rsidDel="00000000" w:rsidP="00000000" w:rsidRDefault="00000000" w:rsidRPr="00000000" w14:paraId="000007F9">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FA">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7FB">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from fastapi.templating import Jinja2Templates</w:t>
      </w:r>
    </w:ins>
  </w:p>
  <w:p w:rsidR="00000000" w:rsidDel="00000000" w:rsidP="00000000" w:rsidRDefault="00000000" w:rsidRPr="00000000" w14:paraId="000007F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BASE_DIR = os.path.dirname(os.path.abspath(__file__))</w:t>
      </w:r>
    </w:ins>
  </w:p>
  <w:p w:rsidR="00000000" w:rsidDel="00000000" w:rsidP="00000000" w:rsidRDefault="00000000" w:rsidRPr="00000000" w14:paraId="000007F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TEMPLATE_DIR = os.path.join(BASE_DIR, "templates")</w:t>
      </w:r>
    </w:ins>
  </w:p>
  <w:p w:rsidR="00000000" w:rsidDel="00000000" w:rsidP="00000000" w:rsidRDefault="00000000" w:rsidRPr="00000000" w14:paraId="000007F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templates = Jinja2Templates(directory=TEMPLATE_DIR)</w:t>
      </w:r>
    </w:ins>
  </w:p>
  <w:p w:rsidR="00000000" w:rsidDel="00000000" w:rsidP="00000000" w:rsidRDefault="00000000" w:rsidRPr="00000000" w14:paraId="000007FF">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00">
    <w:pPr>
      <w:numPr>
        <w:ilvl w:val="0"/>
        <w:numId w:val="1"/>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route uses TemplateResponse to render the proper HTML with passed context:</w:t>
      </w:r>
    </w:ins>
  </w:p>
  <w:p w:rsidR="00000000" w:rsidDel="00000000" w:rsidP="00000000" w:rsidRDefault="00000000" w:rsidRPr="00000000" w14:paraId="00000801">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024188" cy="1627914"/>
            <wp:effectExtent b="0" l="0" r="0" t="0"/>
            <wp:docPr id="7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ins>
  </w:p>
  <w:p w:rsidR="00000000" w:rsidDel="00000000" w:rsidP="00000000" w:rsidRDefault="00000000" w:rsidRPr="00000000" w14:paraId="00000802">
    <w:pPr>
      <w:numPr>
        <w:ilvl w:val="0"/>
        <w:numId w:val="12"/>
      </w:numPr>
      <w:ind w:left="144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allows dynamic plan and nutrition tip display after form submission.</w:t>
      </w:r>
    </w:ins>
  </w:p>
  <w:p w:rsidR="00000000" w:rsidDel="00000000" w:rsidP="00000000" w:rsidRDefault="00000000" w:rsidRPr="00000000" w14:paraId="00000803">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goaouum2mct3" w:id="51"/>
      <w:bookmarkEnd w:id="51"/>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Bind Backend Data to HTML Templates</w:t>
      </w:r>
    </w:ins>
  </w:p>
  <w:p w:rsidR="00000000" w:rsidDel="00000000" w:rsidP="00000000" w:rsidRDefault="00000000" w:rsidRPr="00000000" w14:paraId="00000804">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3arjzf5i1dnr" w:id="52"/>
      <w:bookmarkEnd w:id="52"/>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index.html</w:t>
      </w:r>
    </w:ins>
  </w:p>
  <w:p w:rsidR="00000000" w:rsidDel="00000000" w:rsidP="00000000" w:rsidRDefault="00000000" w:rsidRPr="00000000" w14:paraId="00000805">
    <w:pPr>
      <w:numPr>
        <w:ilvl w:val="0"/>
        <w:numId w:val="32"/>
      </w:numPr>
      <w:spacing w:after="0" w:afterAutospacing="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Form elements use name="..." to bind to backend Form(...) parameters.</w:t>
      </w:r>
    </w:ins>
  </w:p>
  <w:p w:rsidR="00000000" w:rsidDel="00000000" w:rsidP="00000000" w:rsidRDefault="00000000" w:rsidRPr="00000000" w14:paraId="00000806">
    <w:pPr>
      <w:numPr>
        <w:ilvl w:val="0"/>
        <w:numId w:val="32"/>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Submits data to /generate-workout.</w:t>
      </w:r>
    </w:ins>
  </w:p>
  <w:p w:rsidR="00000000" w:rsidDel="00000000" w:rsidP="00000000" w:rsidRDefault="00000000" w:rsidRPr="00000000" w14:paraId="00000807">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8ftoe6rt0h0x" w:id="53"/>
      <w:bookmarkEnd w:id="53"/>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result.html</w:t>
      </w:r>
    </w:ins>
  </w:p>
  <w:p w:rsidR="00000000" w:rsidDel="00000000" w:rsidP="00000000" w:rsidRDefault="00000000" w:rsidRPr="00000000" w14:paraId="00000808">
    <w:pPr>
      <w:numPr>
        <w:ilvl w:val="0"/>
        <w:numId w:val="29"/>
      </w:numPr>
      <w:spacing w:after="0" w:afterAutospacing="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Uses:</w:t>
      </w:r>
    </w:ins>
  </w:p>
  <w:p w:rsidR="00000000" w:rsidDel="00000000" w:rsidP="00000000" w:rsidRDefault="00000000" w:rsidRPr="00000000" w14:paraId="00000809">
    <w:pPr>
      <w:numPr>
        <w:ilvl w:val="1"/>
        <w:numId w:val="29"/>
      </w:numPr>
      <w:spacing w:after="0" w:afterAutospacing="0" w:before="0" w:beforeAutospacing="0" w:lineRule="auto"/>
      <w:ind w:left="144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username }}, {{ goal }}, {{ intensity }}, etc. to show user data.</w:t>
      </w:r>
    </w:ins>
  </w:p>
  <w:p w:rsidR="00000000" w:rsidDel="00000000" w:rsidP="00000000" w:rsidRDefault="00000000" w:rsidRPr="00000000" w14:paraId="0000080A">
    <w:pPr>
      <w:numPr>
        <w:ilvl w:val="1"/>
        <w:numId w:val="29"/>
      </w:numPr>
      <w:spacing w:after="0" w:afterAutospacing="0" w:before="0" w:beforeAutospacing="0" w:lineRule="auto"/>
      <w:ind w:left="144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workout_plan }} and {{ nutrition_tip }} to show AI-generated results.</w:t>
      </w:r>
    </w:ins>
  </w:p>
  <w:p w:rsidR="00000000" w:rsidDel="00000000" w:rsidP="00000000" w:rsidRDefault="00000000" w:rsidRPr="00000000" w14:paraId="0000080B">
    <w:pPr>
      <w:numPr>
        <w:ilvl w:val="0"/>
        <w:numId w:val="29"/>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Includes a feedback form submitted via POST to /submit-feedback.</w:t>
      </w:r>
    </w:ins>
  </w:p>
  <w:p w:rsidR="00000000" w:rsidDel="00000000" w:rsidP="00000000" w:rsidRDefault="00000000" w:rsidRPr="00000000" w14:paraId="0000080C">
    <w:pPr>
      <w:pStyle w:val="Heading4"/>
      <w:keepNext w:val="0"/>
      <w:keepLines w:val="0"/>
      <w:spacing w:after="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73wxsux299sl" w:id="54"/>
      <w:bookmarkEnd w:id="5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all_users.html</w:t>
      </w:r>
    </w:ins>
  </w:p>
  <w:p w:rsidR="00000000" w:rsidDel="00000000" w:rsidP="00000000" w:rsidRDefault="00000000" w:rsidRPr="00000000" w14:paraId="0000080D">
    <w:pPr>
      <w:numPr>
        <w:ilvl w:val="0"/>
        <w:numId w:val="5"/>
      </w:numPr>
      <w:spacing w:after="24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4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503279" cy="1660322"/>
                    </a:xfrm>
                    <a:prstGeom prst="rect"/>
                    <a:ln/>
                  </pic:spPr>
                </pic:pic>
              </a:graphicData>
            </a:graphic>
          </wp:anchor>
        </w:drawing>
      </w:r>
    </w:ins>
  </w:p>
  <w:p w:rsidR="00000000" w:rsidDel="00000000" w:rsidP="00000000" w:rsidRDefault="00000000" w:rsidRPr="00000000" w14:paraId="0000080E">
    <w:pPr>
      <w:spacing w:after="240" w:before="240" w:lineRule="auto"/>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0F">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0">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2">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3">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4">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5">
    <w:pPr>
      <w:pStyle w:val="Heading3"/>
      <w:keepNext w:val="0"/>
      <w:keepLines w:val="0"/>
      <w:spacing w:before="280" w:lin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ydhco95r1avf" w:id="55"/>
      <w:bookmarkEnd w:id="5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5. Deployment</w:t>
      </w:r>
    </w:ins>
  </w:p>
  <w:p w:rsidR="00000000" w:rsidDel="00000000" w:rsidP="00000000" w:rsidRDefault="00000000" w:rsidRPr="00000000" w14:paraId="00000816">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t>
      </w:r>
    </w:ins>
  </w:p>
  <w:p w:rsidR="00000000" w:rsidDel="00000000" w:rsidP="00000000" w:rsidRDefault="00000000" w:rsidRPr="00000000" w14:paraId="00000817">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8">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5.1: Preparing the Application for Local Deployment</w:t>
      </w:r>
    </w:ins>
  </w:p>
  <w:p w:rsidR="00000000" w:rsidDel="00000000" w:rsidP="00000000" w:rsidRDefault="00000000" w:rsidRPr="00000000" w14:paraId="00000819">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1A">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Set up a virtual environment </w:t>
      </w:r>
    </w:ins>
  </w:p>
  <w:p w:rsidR="00000000" w:rsidDel="00000000" w:rsidP="00000000" w:rsidRDefault="00000000" w:rsidRPr="00000000" w14:paraId="0000081B">
    <w:pPr>
      <w:numPr>
        <w:ilvl w:val="0"/>
        <w:numId w:val="3"/>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Create a virtual environment to manage dependencies and isolate the FitBuddy project from other environments.</w:t>
      </w:r>
    </w:ins>
  </w:p>
  <w:p w:rsidR="00000000" w:rsidDel="00000000" w:rsidP="00000000" w:rsidRDefault="00000000" w:rsidRPr="00000000" w14:paraId="0000081C">
    <w:pPr>
      <w:numPr>
        <w:ilvl w:val="0"/>
        <w:numId w:val="3"/>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Activate the environment and install all necessary dependencies listed in the requirements.txt file, including FastAPI, Uvicorn, SQLAlchemy, and Google Generative AI SDK.</w:t>
      </w:r>
    </w:ins>
  </w:p>
  <w:p w:rsidR="00000000" w:rsidDel="00000000" w:rsidP="00000000" w:rsidRDefault="00000000" w:rsidRPr="00000000" w14:paraId="0000081D">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python -m venv venv</w:t>
      </w:r>
    </w:ins>
  </w:p>
  <w:p w:rsidR="00000000" w:rsidDel="00000000" w:rsidP="00000000" w:rsidRDefault="00000000" w:rsidRPr="00000000" w14:paraId="0000081E">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source venv/bin/activate  # On Windows: venv\Scripts\activate</w:t>
      </w:r>
    </w:ins>
  </w:p>
  <w:p w:rsidR="00000000" w:rsidDel="00000000" w:rsidP="00000000" w:rsidRDefault="00000000" w:rsidRPr="00000000" w14:paraId="0000081F">
    <w:pPr>
      <w:ind w:left="720" w:firstLine="0"/>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pip install -r requirements.txt</w:t>
      </w:r>
    </w:ins>
  </w:p>
  <w:p w:rsidR="00000000" w:rsidDel="00000000" w:rsidP="00000000" w:rsidRDefault="00000000" w:rsidRPr="00000000" w14:paraId="00000820">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2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Configure environment variables</w:t>
      </w:r>
    </w:ins>
  </w:p>
  <w:p w:rsidR="00000000" w:rsidDel="00000000" w:rsidP="00000000" w:rsidRDefault="00000000" w:rsidRPr="00000000" w14:paraId="00000822">
    <w:pPr>
      <w:numPr>
        <w:ilvl w:val="0"/>
        <w:numId w:val="2"/>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 environment variables to store sensitive data such as the Gemini API Key.</w:t>
      </w:r>
    </w:ins>
  </w:p>
  <w:p w:rsidR="00000000" w:rsidDel="00000000" w:rsidP="00000000" w:rsidRDefault="00000000" w:rsidRPr="00000000" w14:paraId="00000823">
    <w:pPr>
      <w:numPr>
        <w:ilvl w:val="0"/>
        <w:numId w:val="2"/>
      </w:numPr>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These variables can be set directly in the terminal or added to a .env file which is loaded into the application using python-dotenv.</w:t>
      </w:r>
    </w:ins>
  </w:p>
  <w:p w:rsidR="00000000" w:rsidDel="00000000" w:rsidP="00000000" w:rsidRDefault="00000000" w:rsidRPr="00000000" w14:paraId="00000824">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GOOGLE_API_KEY=your_gemini_api_key_here</w:t>
      </w:r>
    </w:ins>
  </w:p>
  <w:p w:rsidR="00000000" w:rsidDel="00000000" w:rsidP="00000000" w:rsidRDefault="00000000" w:rsidRPr="00000000" w14:paraId="00000825">
    <w:pPr>
      <w:pStyle w:val="Heading3"/>
      <w:keepNext w:val="0"/>
      <w:keepLines w:val="0"/>
      <w:spacing w:before="28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x5o2zngtaqrn" w:id="56"/>
      <w:bookmarkEnd w:id="56"/>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Frontend-Backend Rendering via Jinja2</w:t>
      </w:r>
    </w:ins>
  </w:p>
  <w:p w:rsidR="00000000" w:rsidDel="00000000" w:rsidP="00000000" w:rsidRDefault="00000000" w:rsidRPr="00000000" w14:paraId="00000826">
    <w:pPr>
      <w:spacing w:after="240" w:befor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user interactions are facilitated via Jinja2-rendered templates:</w:t>
      </w:r>
    </w:ins>
  </w:p>
  <w:p w:rsidR="00000000" w:rsidDel="00000000" w:rsidP="00000000" w:rsidRDefault="00000000" w:rsidRPr="00000000" w14:paraId="00000827">
    <w:pPr>
      <w:numPr>
        <w:ilvl w:val="0"/>
        <w:numId w:val="19"/>
      </w:numPr>
      <w:spacing w:after="0" w:afterAutospacing="0" w:before="24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Collects user inputs</w:t>
      </w:r>
    </w:ins>
  </w:p>
  <w:p w:rsidR="00000000" w:rsidDel="00000000" w:rsidP="00000000" w:rsidRDefault="00000000" w:rsidRPr="00000000" w14:paraId="00000828">
    <w:pPr>
      <w:numPr>
        <w:ilvl w:val="0"/>
        <w:numId w:val="19"/>
      </w:numPr>
      <w:spacing w:after="0" w:afterAutospacing="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Displays the generated AI plan</w:t>
      </w:r>
    </w:ins>
  </w:p>
  <w:p w:rsidR="00000000" w:rsidDel="00000000" w:rsidP="00000000" w:rsidRDefault="00000000" w:rsidRPr="00000000" w14:paraId="00000829">
    <w:pPr>
      <w:numPr>
        <w:ilvl w:val="0"/>
        <w:numId w:val="19"/>
      </w:numPr>
      <w:spacing w:after="240" w:before="0" w:beforeAutospacing="0"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Lists all user records for admin view</w:t>
      </w:r>
    </w:ins>
  </w:p>
  <w:p w:rsidR="00000000" w:rsidDel="00000000" w:rsidP="00000000" w:rsidRDefault="00000000" w:rsidRPr="00000000" w14:paraId="0000082A">
    <w:pPr>
      <w:pStyle w:val="Heading4"/>
      <w:keepNext w:val="0"/>
      <w:keepLines w:val="0"/>
      <w:spacing w:after="40" w:before="240" w:lin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bookmarkStart w:colFirst="0" w:colLast="0" w:name="_1xoibhhkaln1" w:id="57"/>
      <w:bookmarkEnd w:id="5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5.2: Testing and Verifying Local Deployment</w:t>
      </w:r>
    </w:ins>
  </w:p>
  <w:p w:rsidR="00000000" w:rsidDel="00000000" w:rsidP="00000000" w:rsidRDefault="00000000" w:rsidRPr="00000000" w14:paraId="0000082B">
    <w:pPr>
      <w:spacing w:after="240" w:before="240" w:line="240"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Access the Application Locally</w:t>
      </w:r>
    </w:ins>
  </w:p>
  <w:p w:rsidR="00000000" w:rsidDel="00000000" w:rsidP="00000000" w:rsidRDefault="00000000" w:rsidRPr="00000000" w14:paraId="0000082C">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ins>
  </w:p>
  <w:p w:rsidR="00000000" w:rsidDel="00000000" w:rsidP="00000000" w:rsidRDefault="00000000" w:rsidRPr="00000000" w14:paraId="0000082D">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2E">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Exploring Website’s web pages:</w:t>
      </w:r>
    </w:ins>
  </w:p>
  <w:p w:rsidR="00000000" w:rsidDel="00000000" w:rsidP="00000000" w:rsidRDefault="00000000" w:rsidRPr="00000000" w14:paraId="0000082F">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30">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Home page:</w:t>
      </w:r>
    </w:ins>
  </w:p>
  <w:p w:rsidR="00000000" w:rsidDel="00000000" w:rsidP="00000000" w:rsidRDefault="00000000" w:rsidRPr="00000000" w14:paraId="00000831">
    <w:pPr>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832">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33">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t>
      </w:r>
    </w:ins>
  </w:p>
  <w:p w:rsidR="00000000" w:rsidDel="00000000" w:rsidP="00000000" w:rsidRDefault="00000000" w:rsidRPr="00000000" w14:paraId="00000834">
    <w:pPr>
      <w:numPr>
        <w:ilvl w:val="0"/>
        <w:numId w:val="6"/>
      </w:numPr>
      <w:spacing w:after="0" w:afterAutospacing="0" w:before="24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Name</w:t>
      </w:r>
    </w:ins>
  </w:p>
  <w:p w:rsidR="00000000" w:rsidDel="00000000" w:rsidP="00000000" w:rsidRDefault="00000000" w:rsidRPr="00000000" w14:paraId="00000835">
    <w:pPr>
      <w:numPr>
        <w:ilvl w:val="0"/>
        <w:numId w:val="6"/>
      </w:numPr>
      <w:spacing w:after="0" w:afterAutospacing="0" w:before="0" w:beforeAutospacing="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ID</w:t>
      </w:r>
    </w:ins>
  </w:p>
  <w:p w:rsidR="00000000" w:rsidDel="00000000" w:rsidP="00000000" w:rsidRDefault="00000000" w:rsidRPr="00000000" w14:paraId="00000836">
    <w:pPr>
      <w:numPr>
        <w:ilvl w:val="0"/>
        <w:numId w:val="6"/>
      </w:numPr>
      <w:spacing w:after="0" w:afterAutospacing="0" w:before="0" w:beforeAutospacing="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Age</w:t>
      </w:r>
    </w:ins>
  </w:p>
  <w:p w:rsidR="00000000" w:rsidDel="00000000" w:rsidP="00000000" w:rsidRDefault="00000000" w:rsidRPr="00000000" w14:paraId="00000837">
    <w:pPr>
      <w:numPr>
        <w:ilvl w:val="0"/>
        <w:numId w:val="6"/>
      </w:numPr>
      <w:spacing w:after="0" w:afterAutospacing="0" w:before="0" w:beforeAutospacing="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Weight (kg)</w:t>
      </w:r>
    </w:ins>
  </w:p>
  <w:p w:rsidR="00000000" w:rsidDel="00000000" w:rsidP="00000000" w:rsidRDefault="00000000" w:rsidRPr="00000000" w14:paraId="00000838">
    <w:pPr>
      <w:numPr>
        <w:ilvl w:val="0"/>
        <w:numId w:val="6"/>
      </w:numPr>
      <w:spacing w:after="0" w:afterAutospacing="0" w:before="0" w:beforeAutospacing="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Fitness Goal (e.g., weight loss, flexibility)</w:t>
      </w:r>
    </w:ins>
  </w:p>
  <w:p w:rsidR="00000000" w:rsidDel="00000000" w:rsidP="00000000" w:rsidRDefault="00000000" w:rsidRPr="00000000" w14:paraId="00000839">
    <w:pPr>
      <w:numPr>
        <w:ilvl w:val="0"/>
        <w:numId w:val="6"/>
      </w:numPr>
      <w:spacing w:after="240" w:before="0" w:beforeAutospacing="0" w:line="276" w:lineRule="auto"/>
      <w:ind w:left="720" w:hanging="360"/>
      <w:rPr>
        <w:ins w:author="" w:id="55" w:date="1970-01-01T00:00:00Z"/>
        <w:rFonts w:ascii="Cambria" w:cs="Cambria" w:eastAsia="Cambria" w:hAnsi="Cambria"/>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Intensity (Low, Medium, High)</w:t>
        <w:br w:type="textWrapping"/>
      </w:r>
    </w:ins>
  </w:p>
  <w:p w:rsidR="00000000" w:rsidDel="00000000" w:rsidP="00000000" w:rsidRDefault="00000000" w:rsidRPr="00000000" w14:paraId="0000083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ins>
  </w:p>
  <w:p w:rsidR="00000000" w:rsidDel="00000000" w:rsidP="00000000" w:rsidRDefault="00000000" w:rsidRPr="00000000" w14:paraId="0000083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intuitive design ensures users of all experience levels can quickly get started with minimal effort.</w:t>
      </w:r>
    </w:ins>
  </w:p>
  <w:p w:rsidR="00000000" w:rsidDel="00000000" w:rsidP="00000000" w:rsidRDefault="00000000" w:rsidRPr="00000000" w14:paraId="0000083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Personalized workout generation page:</w:t>
      </w:r>
    </w:ins>
  </w:p>
  <w:p w:rsidR="00000000" w:rsidDel="00000000" w:rsidP="00000000" w:rsidRDefault="00000000" w:rsidRPr="00000000" w14:paraId="0000083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Information:                                                                                                       </w:t>
      </w:r>
    </w:ins>
  </w:p>
  <w:p w:rsidR="00000000" w:rsidDel="00000000" w:rsidP="00000000" w:rsidRDefault="00000000" w:rsidRPr="00000000" w14:paraId="0000083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32000"/>
            <wp:effectExtent b="0" l="0" r="0" t="0"/>
            <wp:docPr id="82"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ins>
  </w:p>
  <w:p w:rsidR="00000000" w:rsidDel="00000000" w:rsidP="00000000" w:rsidRDefault="00000000" w:rsidRPr="00000000" w14:paraId="0000083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t>
      </w:r>
    </w:ins>
  </w:p>
  <w:p w:rsidR="00000000" w:rsidDel="00000000" w:rsidP="00000000" w:rsidRDefault="00000000" w:rsidRPr="00000000" w14:paraId="0000084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w:t>
      </w:r>
    </w:ins>
  </w:p>
  <w:p w:rsidR="00000000" w:rsidDel="00000000" w:rsidP="00000000" w:rsidRDefault="00000000" w:rsidRPr="00000000" w14:paraId="0000084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4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84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84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1676400"/>
            <wp:effectExtent b="0" l="0" r="0" t="0"/>
            <wp:docPr id="2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ins>
  </w:p>
  <w:p w:rsidR="00000000" w:rsidDel="00000000" w:rsidP="00000000" w:rsidRDefault="00000000" w:rsidRPr="00000000" w14:paraId="0000084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ins>
  </w:p>
  <w:p w:rsidR="00000000" w:rsidDel="00000000" w:rsidP="00000000" w:rsidRDefault="00000000" w:rsidRPr="00000000" w14:paraId="0000084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w:t>
      </w:r>
    </w:ins>
  </w:p>
  <w:p w:rsidR="00000000" w:rsidDel="00000000" w:rsidP="00000000" w:rsidRDefault="00000000" w:rsidRPr="00000000" w14:paraId="0000084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952500"/>
            <wp:effectExtent b="0" l="0" r="0" t="0"/>
            <wp:docPr id="3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ins>
  </w:p>
  <w:p w:rsidR="00000000" w:rsidDel="00000000" w:rsidP="00000000" w:rsidRDefault="00000000" w:rsidRPr="00000000" w14:paraId="0000084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ins>
  </w:p>
  <w:p w:rsidR="00000000" w:rsidDel="00000000" w:rsidP="00000000" w:rsidRDefault="00000000" w:rsidRPr="00000000" w14:paraId="0000084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4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Feedback Page:</w:t>
      </w:r>
    </w:ins>
  </w:p>
  <w:p w:rsidR="00000000" w:rsidDel="00000000" w:rsidP="00000000" w:rsidRDefault="00000000" w:rsidRPr="00000000" w14:paraId="0000085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44700"/>
            <wp:effectExtent b="0" l="0" r="0" t="0"/>
            <wp:docPr id="6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ins>
  </w:p>
  <w:p w:rsidR="00000000" w:rsidDel="00000000" w:rsidP="00000000" w:rsidRDefault="00000000" w:rsidRPr="00000000" w14:paraId="0000085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ins>
  </w:p>
  <w:p w:rsidR="00000000" w:rsidDel="00000000" w:rsidP="00000000" w:rsidRDefault="00000000" w:rsidRPr="00000000" w14:paraId="0000085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the plan is updated it comes with a confirmation message .</w:t>
      </w:r>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533400"/>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ins>
  </w:p>
  <w:p w:rsidR="00000000" w:rsidDel="00000000" w:rsidP="00000000" w:rsidRDefault="00000000" w:rsidRPr="00000000" w14:paraId="0000085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View all users page:</w:t>
      </w:r>
    </w:ins>
  </w:p>
  <w:p w:rsidR="00000000" w:rsidDel="00000000" w:rsidP="00000000" w:rsidRDefault="00000000" w:rsidRPr="00000000" w14:paraId="0000085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1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85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ins>
  </w:p>
  <w:p w:rsidR="00000000" w:rsidDel="00000000" w:rsidP="00000000" w:rsidRDefault="00000000" w:rsidRPr="00000000" w14:paraId="0000085E">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5F">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0">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1">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2">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3">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4">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5">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6">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7">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Conclusion:</w:t>
      </w:r>
    </w:ins>
  </w:p>
  <w:p w:rsidR="00000000" w:rsidDel="00000000" w:rsidP="00000000" w:rsidRDefault="00000000" w:rsidRPr="00000000" w14:paraId="00000868">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ins>
  </w:p>
  <w:p w:rsidR="00000000" w:rsidDel="00000000" w:rsidP="00000000" w:rsidRDefault="00000000" w:rsidRPr="00000000" w14:paraId="00000869">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ins>
  </w:p>
  <w:p w:rsidR="00000000" w:rsidDel="00000000" w:rsidP="00000000" w:rsidRDefault="00000000" w:rsidRPr="00000000" w14:paraId="0000086A">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ins>
  </w:p>
  <w:p w:rsidR="00000000" w:rsidDel="00000000" w:rsidP="00000000" w:rsidRDefault="00000000" w:rsidRPr="00000000" w14:paraId="0000086B">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ins>
  </w:p>
  <w:p w:rsidR="00000000" w:rsidDel="00000000" w:rsidP="00000000" w:rsidRDefault="00000000" w:rsidRPr="00000000" w14:paraId="0000086C">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D">
    <w:pPr>
      <w:spacing w:after="240" w:before="240"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E">
    <w:pPr>
      <w:spacing w:line="276" w:lineRule="auto"/>
      <w:rPr>
        <w:ins w:author="" w:id="55" w:date="1970-01-01T00:00:00Z"/>
        <w:rFonts w:ascii="Cambria" w:cs="Cambria" w:eastAsia="Cambria" w:hAnsi="Cambria"/>
        <w:b w:val="1"/>
        <w:bCs w:val="1"/>
        <w:sz w:val="30"/>
        <w:szCs w:val="30"/>
        <w:u w:val="single"/>
        <w:rPrChange w:author="Prajan Prajan" w:id="53" w:date="2026-09-23T04:47:34Z">
          <w:rPr/>
        </w:rPrChange>
      </w:rPr>
    </w:pPr>
    <w:ins w:author="" w:id="55" w:date="1970-01-01T00:00:00Z">
      <w:r w:rsidDel="00000000" w:rsidR="00000000" w:rsidRPr="00000000">
        <w:rPr>
          <w:rtl w:val="0"/>
        </w:rPr>
      </w:r>
    </w:ins>
  </w:p>
  <w:p w:rsidR="00000000" w:rsidDel="00000000" w:rsidP="00000000" w:rsidRDefault="00000000" w:rsidRPr="00000000" w14:paraId="0000086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**Project Title**</w:t>
      </w:r>
    </w:ins>
  </w:p>
  <w:p w:rsidR="00000000" w:rsidDel="00000000" w:rsidP="00000000" w:rsidRDefault="00000000" w:rsidRPr="00000000" w14:paraId="0000087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**Project Document** – Detailed instructions and requirements for the project</w:t>
      </w:r>
    </w:ins>
  </w:p>
  <w:p w:rsidR="00000000" w:rsidDel="00000000" w:rsidP="00000000" w:rsidRDefault="00000000" w:rsidRPr="00000000" w14:paraId="0000087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**Project Reference Video** – Step-by-step guidance on how to complete the project</w:t>
      </w:r>
    </w:ins>
  </w:p>
  <w:p w:rsidR="00000000" w:rsidDel="00000000" w:rsidP="00000000" w:rsidRDefault="00000000" w:rsidRPr="00000000" w14:paraId="0000087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Important Instructions for Students</w:t>
      </w:r>
    </w:ins>
  </w:p>
  <w:p w:rsidR="00000000" w:rsidDel="00000000" w:rsidP="00000000" w:rsidRDefault="00000000" w:rsidRPr="00000000" w14:paraId="0000087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Please inform all your students to **start working on their assigned/selected project immediately** and be ready with the required project submissions.</w:t>
      </w:r>
    </w:ins>
  </w:p>
  <w:p w:rsidR="00000000" w:rsidDel="00000000" w:rsidP="00000000" w:rsidRDefault="00000000" w:rsidRPr="00000000" w14:paraId="0000087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As instructed by the trainers during the **Project Development Sessions**, students are required to submit the following:</w:t>
      </w:r>
    </w:ins>
  </w:p>
  <w:p w:rsidR="00000000" w:rsidDel="00000000" w:rsidP="00000000" w:rsidRDefault="00000000" w:rsidRPr="00000000" w14:paraId="0000087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Submission Requirements</w:t>
      </w:r>
    </w:ins>
  </w:p>
  <w:p w:rsidR="00000000" w:rsidDel="00000000" w:rsidP="00000000" w:rsidRDefault="00000000" w:rsidRPr="00000000" w14:paraId="0000087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GitHub Repository Link**</w:t>
      </w:r>
    </w:ins>
  </w:p>
  <w:p w:rsidR="00000000" w:rsidDel="00000000" w:rsidP="00000000" w:rsidRDefault="00000000" w:rsidRPr="00000000" w14:paraId="0000087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7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GitHub repository link must be a **Public Repository Link**.</w:t>
      </w:r>
    </w:ins>
  </w:p>
  <w:p w:rsidR="00000000" w:rsidDel="00000000" w:rsidP="00000000" w:rsidRDefault="00000000" w:rsidRPr="00000000" w14:paraId="0000088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All project files/documents should be uploaded to GitHub.</w:t>
      </w:r>
    </w:ins>
  </w:p>
  <w:p w:rsidR="00000000" w:rsidDel="00000000" w:rsidP="00000000" w:rsidRDefault="00000000" w:rsidRPr="00000000" w14:paraId="0000088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project should be maintained and submitted **phase-wise** using the following structure:</w:t>
      </w:r>
    </w:ins>
  </w:p>
  <w:p w:rsidR="00000000" w:rsidDel="00000000" w:rsidP="00000000" w:rsidRDefault="00000000" w:rsidRPr="00000000" w14:paraId="0000088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8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**Brainstorming &amp; Ideation Phase**</w:t>
      </w:r>
    </w:ins>
  </w:p>
  <w:p w:rsidR="00000000" w:rsidDel="00000000" w:rsidP="00000000" w:rsidRDefault="00000000" w:rsidRPr="00000000" w14:paraId="0000088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**Requirement Analysis Phase**</w:t>
      </w:r>
    </w:ins>
  </w:p>
  <w:p w:rsidR="00000000" w:rsidDel="00000000" w:rsidP="00000000" w:rsidRDefault="00000000" w:rsidRPr="00000000" w14:paraId="0000088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**Project Design Phase Phase**</w:t>
      </w:r>
    </w:ins>
  </w:p>
  <w:p w:rsidR="00000000" w:rsidDel="00000000" w:rsidP="00000000" w:rsidRDefault="00000000" w:rsidRPr="00000000" w14:paraId="0000088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4. **Project Planning Phase**</w:t>
      </w:r>
    </w:ins>
  </w:p>
  <w:p w:rsidR="00000000" w:rsidDel="00000000" w:rsidP="00000000" w:rsidRDefault="00000000" w:rsidRPr="00000000" w14:paraId="0000088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5. **Project Development Phase**</w:t>
      </w:r>
    </w:ins>
  </w:p>
  <w:p w:rsidR="00000000" w:rsidDel="00000000" w:rsidP="00000000" w:rsidRDefault="00000000" w:rsidRPr="00000000" w14:paraId="0000088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6. **Project Testing Phase**</w:t>
      </w:r>
    </w:ins>
  </w:p>
  <w:p w:rsidR="00000000" w:rsidDel="00000000" w:rsidP="00000000" w:rsidRDefault="00000000" w:rsidRPr="00000000" w14:paraId="0000088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7. **Project Documentation Phase**</w:t>
      </w:r>
    </w:ins>
  </w:p>
  <w:p w:rsidR="00000000" w:rsidDel="00000000" w:rsidP="00000000" w:rsidRDefault="00000000" w:rsidRPr="00000000" w14:paraId="0000088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8. **Project Demonstration Phase**</w:t>
      </w:r>
    </w:ins>
  </w:p>
  <w:p w:rsidR="00000000" w:rsidDel="00000000" w:rsidP="00000000" w:rsidRDefault="00000000" w:rsidRPr="00000000" w14:paraId="0000088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8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Demo Video Link**</w:t>
      </w:r>
    </w:ins>
  </w:p>
  <w:p w:rsidR="00000000" w:rsidDel="00000000" w:rsidP="00000000" w:rsidRDefault="00000000" w:rsidRPr="00000000" w14:paraId="0000088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8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Record a complete **project demonstration video**.</w:t>
      </w:r>
    </w:ins>
  </w:p>
  <w:p w:rsidR="00000000" w:rsidDel="00000000" w:rsidP="00000000" w:rsidRDefault="00000000" w:rsidRPr="00000000" w14:paraId="0000088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Upload the video to **Google Drive**.</w:t>
      </w:r>
    </w:ins>
  </w:p>
  <w:p w:rsidR="00000000" w:rsidDel="00000000" w:rsidP="00000000" w:rsidRDefault="00000000" w:rsidRPr="00000000" w14:paraId="0000089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Ensure that the **Drive link is set to Public/Anyone with the link can view**.</w:t>
      </w:r>
    </w:ins>
  </w:p>
  <w:p w:rsidR="00000000" w:rsidDel="00000000" w:rsidP="00000000" w:rsidRDefault="00000000" w:rsidRPr="00000000" w14:paraId="0000089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The demo video should include:</w:t>
      </w:r>
    </w:ins>
  </w:p>
  <w:p w:rsidR="00000000" w:rsidDel="00000000" w:rsidP="00000000" w:rsidRDefault="00000000" w:rsidRPr="00000000" w14:paraId="0000089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Screen sharing of the project</w:t>
      </w:r>
    </w:ins>
  </w:p>
  <w:p w:rsidR="00000000" w:rsidDel="00000000" w:rsidP="00000000" w:rsidRDefault="00000000" w:rsidRPr="00000000" w14:paraId="0000089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Student's voice-over/explanation</w:t>
      </w:r>
    </w:ins>
  </w:p>
  <w:p w:rsidR="00000000" w:rsidDel="00000000" w:rsidP="00000000" w:rsidRDefault="00000000" w:rsidRPr="00000000" w14:paraId="0000089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Name**</w:t>
      </w:r>
    </w:ins>
  </w:p>
  <w:p w:rsidR="00000000" w:rsidDel="00000000" w:rsidP="00000000" w:rsidRDefault="00000000" w:rsidRPr="00000000" w14:paraId="0000089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**Purpose of the Project**</w:t>
      </w:r>
    </w:ins>
  </w:p>
  <w:p w:rsidR="00000000" w:rsidDel="00000000" w:rsidP="00000000" w:rsidRDefault="00000000" w:rsidRPr="00000000" w14:paraId="0000089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**Use/Benefits of the Project**</w:t>
      </w:r>
    </w:ins>
  </w:p>
  <w:p w:rsidR="00000000" w:rsidDel="00000000" w:rsidP="00000000" w:rsidRDefault="00000000" w:rsidRPr="00000000" w14:paraId="0000089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**Project Execution/Working Process**</w:t>
      </w:r>
    </w:ins>
  </w:p>
  <w:p w:rsidR="00000000" w:rsidDel="00000000" w:rsidP="00000000" w:rsidRDefault="00000000" w:rsidRPr="00000000" w14:paraId="0000089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**Final Output**</w:t>
      </w:r>
    </w:ins>
  </w:p>
  <w:p w:rsidR="00000000" w:rsidDel="00000000" w:rsidP="00000000" w:rsidRDefault="00000000" w:rsidRPr="00000000" w14:paraId="0000089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9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Important Note Regarding SkillWallet &amp; Team Formation</w:t>
      </w:r>
    </w:ins>
  </w:p>
  <w:p w:rsidR="00000000" w:rsidDel="00000000" w:rsidP="00000000" w:rsidRDefault="00000000" w:rsidRPr="00000000" w14:paraId="0000089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9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As informed during the **Faculty SkillWallet Orientation**, inform your students **to not wait for SkillWallet credentials to start the project work.**</w:t>
      </w:r>
    </w:ins>
  </w:p>
  <w:p w:rsidR="00000000" w:rsidDel="00000000" w:rsidP="00000000" w:rsidRDefault="00000000" w:rsidRPr="00000000" w14:paraId="0000089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9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Students are instructed to:</w:t>
      </w:r>
    </w:ins>
  </w:p>
  <w:p w:rsidR="00000000" w:rsidDel="00000000" w:rsidP="00000000" w:rsidRDefault="00000000" w:rsidRPr="00000000" w14:paraId="0000089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A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1. **Form their teams physically** without waiting for SkillWallet credentials.</w:t>
      </w:r>
    </w:ins>
  </w:p>
  <w:p w:rsidR="00000000" w:rsidDel="00000000" w:rsidP="00000000" w:rsidRDefault="00000000" w:rsidRPr="00000000" w14:paraId="000008A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2. Team size should be:</w:t>
      </w:r>
    </w:ins>
  </w:p>
  <w:p w:rsidR="00000000" w:rsidDel="00000000" w:rsidP="00000000" w:rsidRDefault="00000000" w:rsidRPr="00000000" w14:paraId="000008A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**Minimum:** 2 members</w:t>
      </w:r>
    </w:ins>
  </w:p>
  <w:p w:rsidR="00000000" w:rsidDel="00000000" w:rsidP="00000000" w:rsidRDefault="00000000" w:rsidRPr="00000000" w14:paraId="000008A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**Standard:** 4 members</w:t>
      </w:r>
    </w:ins>
  </w:p>
  <w:p w:rsidR="00000000" w:rsidDel="00000000" w:rsidP="00000000" w:rsidRDefault="00000000" w:rsidRPr="00000000" w14:paraId="000008A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**Maximum:** 5 members</w:t>
      </w:r>
    </w:ins>
  </w:p>
  <w:p w:rsidR="00000000" w:rsidDel="00000000" w:rsidP="00000000" w:rsidRDefault="00000000" w:rsidRPr="00000000" w14:paraId="000008A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3. Select **one project** from the list of projects attached.</w:t>
      </w:r>
    </w:ins>
  </w:p>
  <w:p w:rsidR="00000000" w:rsidDel="00000000" w:rsidP="00000000" w:rsidRDefault="00000000" w:rsidRPr="00000000" w14:paraId="000008A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4. Go through the **Project Document and Reference Video** thoroughly.</w:t>
      </w:r>
    </w:ins>
  </w:p>
  <w:p w:rsidR="00000000" w:rsidDel="00000000" w:rsidP="00000000" w:rsidRDefault="00000000" w:rsidRPr="00000000" w14:paraId="000008A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5. Start working on the selected project immediately.</w:t>
      </w:r>
    </w:ins>
  </w:p>
  <w:p w:rsidR="00000000" w:rsidDel="00000000" w:rsidP="00000000" w:rsidRDefault="00000000" w:rsidRPr="00000000" w14:paraId="000008A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6. Prepare all project files according to the **8 phases mentioned above**.</w:t>
      </w:r>
    </w:ins>
  </w:p>
  <w:p w:rsidR="00000000" w:rsidDel="00000000" w:rsidP="00000000" w:rsidRDefault="00000000" w:rsidRPr="00000000" w14:paraId="000008A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7. Upload the phase-wise project files into the **GitHub repository**.</w:t>
      </w:r>
    </w:ins>
  </w:p>
  <w:p w:rsidR="00000000" w:rsidDel="00000000" w:rsidP="00000000" w:rsidRDefault="00000000" w:rsidRPr="00000000" w14:paraId="000008A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8. Prepare and record the **Project Demo Video** as per the instructions above.</w:t>
      </w:r>
    </w:ins>
  </w:p>
  <w:p w:rsidR="00000000" w:rsidDel="00000000" w:rsidP="00000000" w:rsidRDefault="00000000" w:rsidRPr="00000000" w14:paraId="000008A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A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Once SkillWallet Credentials Are Received</w:t>
      </w:r>
    </w:ins>
  </w:p>
  <w:p w:rsidR="00000000" w:rsidDel="00000000" w:rsidP="00000000" w:rsidRDefault="00000000" w:rsidRPr="00000000" w14:paraId="000008A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A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students receive their **SkillWallet credentials**, they should:</w:t>
      </w:r>
    </w:ins>
  </w:p>
  <w:p w:rsidR="00000000" w:rsidDel="00000000" w:rsidP="00000000" w:rsidRDefault="00000000" w:rsidRPr="00000000" w14:paraId="000008A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Contact their respective faculty member.</w:t>
      </w:r>
    </w:ins>
  </w:p>
  <w:p w:rsidR="00000000" w:rsidDel="00000000" w:rsidP="00000000" w:rsidRDefault="00000000" w:rsidRPr="00000000" w14:paraId="000008B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Inform the faculty about:</w:t>
      </w:r>
    </w:ins>
  </w:p>
  <w:p w:rsidR="00000000" w:rsidDel="00000000" w:rsidP="00000000" w:rsidRDefault="00000000" w:rsidRPr="00000000" w14:paraId="000008B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**The project they are working on**</w:t>
      </w:r>
    </w:ins>
  </w:p>
  <w:p w:rsidR="00000000" w:rsidDel="00000000" w:rsidP="00000000" w:rsidRDefault="00000000" w:rsidRPr="00000000" w14:paraId="000008B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**Their team members**</w:t>
      </w:r>
    </w:ins>
  </w:p>
  <w:p w:rsidR="00000000" w:rsidDel="00000000" w:rsidP="00000000" w:rsidRDefault="00000000" w:rsidRPr="00000000" w14:paraId="000008B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Faculty members will then form the respective teams in **SkillWallet** according to the selected project and team members.</w:t>
      </w:r>
    </w:ins>
  </w:p>
  <w:p w:rsidR="00000000" w:rsidDel="00000000" w:rsidP="00000000" w:rsidRDefault="00000000" w:rsidRPr="00000000" w14:paraId="000008B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SkillWallet Access Update*</w:t>
      </w:r>
    </w:ins>
  </w:p>
  <w:p w:rsidR="00000000" w:rsidDel="00000000" w:rsidP="00000000" w:rsidRDefault="00000000" w:rsidRPr="00000000" w14:paraId="000008B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 sincerely apologize for the delay in providing SkillWallet access.</w:t>
      </w:r>
    </w:ins>
  </w:p>
  <w:p w:rsidR="00000000" w:rsidDel="00000000" w:rsidP="00000000" w:rsidRDefault="00000000" w:rsidRPr="00000000" w14:paraId="000008B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**SkillWallet access is expected to be updated by tomorrow morning.** Students are requested to **wait for the credentials and, meanwhile, continue working on their projects as instructed above.**</w:t>
      </w:r>
    </w:ins>
  </w:p>
  <w:p w:rsidR="00000000" w:rsidDel="00000000" w:rsidP="00000000" w:rsidRDefault="00000000" w:rsidRPr="00000000" w14:paraId="000008B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**Faculty members are requested to communicate these instructions clearly to all students and ensure that students begin their project work without waiting for SkillWallet access.**</w:t>
      </w:r>
    </w:ins>
  </w:p>
  <w:p w:rsidR="00000000" w:rsidDel="00000000" w:rsidP="00000000" w:rsidRDefault="00000000" w:rsidRPr="00000000" w14:paraId="000008B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B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Thank you for your cooperation and support.</w:t>
      </w:r>
    </w:ins>
  </w:p>
  <w:p w:rsidR="00000000" w:rsidDel="00000000" w:rsidP="00000000" w:rsidRDefault="00000000" w:rsidRPr="00000000" w14:paraId="000008C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C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**Regards,**</w:t>
      </w:r>
    </w:ins>
  </w:p>
  <w:p w:rsidR="00000000" w:rsidDel="00000000" w:rsidP="00000000" w:rsidRDefault="00000000" w:rsidRPr="00000000" w14:paraId="000008C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**Aparna Nelaturi**</w:t>
      </w:r>
    </w:ins>
  </w:p>
  <w:p w:rsidR="00000000" w:rsidDel="00000000" w:rsidP="00000000" w:rsidRDefault="00000000" w:rsidRPr="00000000" w14:paraId="000008C3">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   NFitBuddy – AI Fitness Plan Generator using Gemini Models </w:t>
      </w:r>
    </w:ins>
  </w:p>
  <w:p w:rsidR="00000000" w:rsidDel="00000000" w:rsidP="00000000" w:rsidRDefault="00000000" w:rsidRPr="00000000" w14:paraId="000008C4">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C5">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Project Description:</w:t>
      </w:r>
    </w:ins>
  </w:p>
  <w:p w:rsidR="00000000" w:rsidDel="00000000" w:rsidP="00000000" w:rsidRDefault="00000000" w:rsidRPr="00000000" w14:paraId="000008C6">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C7">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FitBuddy is a web-based application that uses AI to generate personalized workout plans and nutrition</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tips based on a user’s fitness goals, such as weight loss, muscle gain, or general wellness. Built with FastAPI and integrated with Google’s Gemini AI models, FitBuddy simplifies the process of creating structured and effective fitness routines.</w:t>
      </w:r>
    </w:ins>
  </w:p>
  <w:p w:rsidR="00000000" w:rsidDel="00000000" w:rsidP="00000000" w:rsidRDefault="00000000" w:rsidRPr="00000000" w14:paraId="000008C8">
    <w:pPr>
      <w:spacing w:after="240" w:before="240" w:line="276" w:lineRule="auto"/>
      <w:rPr>
        <w:ins w:author="Prajan Prajan" w:id="51" w:date="2026-09-23T04:47:34Z"/>
        <w:rFonts w:ascii="Cambria" w:cs="Cambria" w:eastAsia="Cambria" w:hAnsi="Cambria"/>
        <w:b w:val="1"/>
        <w:bCs w:val="1"/>
        <w:sz w:val="24"/>
        <w:szCs w:val="24"/>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r w:rsidDel="00000000" w:rsidR="00000000" w:rsidRPr="00000000">
        <w:rPr>
          <w:rtl w:val="0"/>
        </w:rPr>
      </w:r>
    </w:ins>
  </w:p>
  <w:p w:rsidR="00000000" w:rsidDel="00000000" w:rsidP="00000000" w:rsidRDefault="00000000" w:rsidRPr="00000000" w14:paraId="000008C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t>
      </w:r>
    </w:ins>
  </w:p>
  <w:p w:rsidR="00000000" w:rsidDel="00000000" w:rsidP="00000000" w:rsidRDefault="00000000" w:rsidRPr="00000000" w14:paraId="000008CA">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Scenarios:</w:t>
      </w:r>
    </w:ins>
  </w:p>
  <w:p w:rsidR="00000000" w:rsidDel="00000000" w:rsidP="00000000" w:rsidRDefault="00000000" w:rsidRPr="00000000" w14:paraId="000008CB">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CC">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ins>
  </w:p>
  <w:p w:rsidR="00000000" w:rsidDel="00000000" w:rsidP="00000000" w:rsidRDefault="00000000" w:rsidRPr="00000000" w14:paraId="000008CD">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CE">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ins>
  </w:p>
  <w:p w:rsidR="00000000" w:rsidDel="00000000" w:rsidP="00000000" w:rsidRDefault="00000000" w:rsidRPr="00000000" w14:paraId="000008CF">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0">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ins>
  </w:p>
  <w:p w:rsidR="00000000" w:rsidDel="00000000" w:rsidP="00000000" w:rsidRDefault="00000000" w:rsidRPr="00000000" w14:paraId="000008D1">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2">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ins>
  </w:p>
  <w:p w:rsidR="00000000" w:rsidDel="00000000" w:rsidP="00000000" w:rsidRDefault="00000000" w:rsidRPr="00000000" w14:paraId="000008D3">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4">
    <w:pPr>
      <w:pStyle w:val="Heading3"/>
      <w:keepNext w:val="0"/>
      <w:keepLines w:val="0"/>
      <w:spacing w:before="280" w:lin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6mzio2ush1bd" w:id="3"/>
      <w:bookmarkEnd w:id="3"/>
      <w:r w:rsidDel="00000000" w:rsidR="00000000" w:rsidRPr="00000000">
        <w:rPr>
          <w:rFonts w:ascii="Cambria" w:cs="Cambria" w:eastAsia="Cambria" w:hAnsi="Cambria"/>
          <w:b w:val="1"/>
          <w:bCs w:val="1"/>
          <w:color w:val="000000"/>
          <w:sz w:val="24"/>
          <w:szCs w:val="24"/>
          <w:u w:val="single"/>
          <w:rtl w:val="0"/>
          <w:rPrChange w:author="Prajan Prajan" w:id="53" w:date="2026-09-23T04:47:34Z">
            <w:rPr/>
          </w:rPrChange>
        </w:rPr>
        <w:t xml:space="preserve">f</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Technical Architecture:</w:t>
      </w:r>
    </w:ins>
  </w:p>
  <w:p w:rsidR="00000000" w:rsidDel="00000000" w:rsidP="00000000" w:rsidRDefault="00000000" w:rsidRPr="00000000" w14:paraId="000008D5">
    <w:pPr>
      <w:jc w:val="cente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u w:val="single"/>
          <w:rtl w:val="0"/>
          <w:rPrChange w:author="Prajan Prajan" w:id="53" w:date="2026-09-23T04:47:34Z">
            <w:rPr/>
          </w:rPrChange>
        </w:rPr>
        <w:t xml:space="preserve">–</w:t>
      </w:r>
      <w:r w:rsidDel="00000000" w:rsidR="00000000" w:rsidRPr="00000000">
        <w:rPr>
          <w:rFonts w:ascii="Cambria" w:cs="Cambria" w:eastAsia="Cambria" w:hAnsi="Cambria"/>
          <w:b w:val="1"/>
          <w:bCs w:val="1"/>
          <w:u w:val="single"/>
          <w:rPrChange w:author="Prajan Prajan" w:id="53" w:date="2026-09-23T04:47:34Z">
            <w:rPr/>
          </w:rPrChange>
        </w:rPr>
        <w:drawing>
          <wp:inline distB="114300" distT="114300" distL="114300" distR="114300">
            <wp:extent cx="3752850" cy="5619750"/>
            <wp:effectExtent b="0" l="0" r="0" t="0"/>
            <wp:docPr id="16" name="image4.png"/>
            <a:graphic>
              <a:graphicData uri="http://schemas.openxmlformats.org/drawingml/2006/picture">
                <pic:pic>
                  <pic:nvPicPr>
                    <pic:cNvPr id="0" name="image4.png"/>
                    <pic:cNvPicPr preferRelativeResize="0"/>
                  </pic:nvPicPr>
                  <pic:blipFill>
                    <a:blip r:embed="rId3"/>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ins>
  </w:p>
  <w:p w:rsidR="00000000" w:rsidDel="00000000" w:rsidP="00000000" w:rsidRDefault="00000000" w:rsidRPr="00000000" w14:paraId="000008D6">
    <w:pPr>
      <w:jc w:val="cente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7">
    <w:pPr>
      <w:jc w:val="cente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8">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D9">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Pre - requisites:</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8DA">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FastAPI Framework Knowledge: </w:t>
      </w:r>
      <w:r w:rsidDel="00000000" w:rsidR="00000000" w:rsidRPr="00000000">
        <w:fldChar w:fldCharType="begin"/>
      </w:r>
      <w:r w:rsidDel="00000000" w:rsidR="00000000" w:rsidRPr="00000000">
        <w:instrText xml:space="preserve">HYPERLINK "https://devdocs.io/fastapi/"</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FastAPI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8DB">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API Familiarity:</w:t>
      </w:r>
      <w:r w:rsidDel="00000000" w:rsidR="00000000" w:rsidRPr="00000000">
        <w:fldChar w:fldCharType="begin"/>
      </w:r>
      <w:r w:rsidDel="00000000" w:rsidR="00000000" w:rsidRPr="00000000">
        <w:instrText xml:space="preserve">HYPERLINK "https://ai.google.dev/"</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Goo by gle Generative AI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8DC">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HTML, CSS, and Jinja2 Template Skills:</w:t>
      </w:r>
      <w:r w:rsidDel="00000000" w:rsidR="00000000" w:rsidRPr="00000000">
        <w:fldChar w:fldCharType="begin"/>
      </w:r>
      <w:r w:rsidDel="00000000" w:rsidR="00000000" w:rsidRPr="00000000">
        <w:instrText xml:space="preserve">HYPERLINK "https://www.w3schools.com/"</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W3Schools HTML/CSS/Jinja2 Tutorials</w:t>
      </w:r>
      <w:r w:rsidDel="00000000" w:rsidR="00000000" w:rsidRPr="00000000">
        <w:fldChar w:fldCharType="end"/>
      </w:r>
      <w:r w:rsidDel="00000000" w:rsidR="00000000" w:rsidRPr="00000000">
        <w:rPr>
          <w:rtl w:val="0"/>
        </w:rPr>
      </w:r>
    </w:ins>
  </w:p>
  <w:p w:rsidR="00000000" w:rsidDel="00000000" w:rsidP="00000000" w:rsidRDefault="00000000" w:rsidRPr="00000000" w14:paraId="000008DD">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Python Programming Proficiency:</w:t>
      </w:r>
      <w:r w:rsidDel="00000000" w:rsidR="00000000" w:rsidRPr="00000000">
        <w:fldChar w:fldCharType="begin"/>
      </w:r>
      <w:r w:rsidDel="00000000" w:rsidR="00000000" w:rsidRPr="00000000">
        <w:instrText xml:space="preserve">HYPERLINK "https://docs.python.org/3/"</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Python Official Docs</w:t>
      </w:r>
      <w:r w:rsidDel="00000000" w:rsidR="00000000" w:rsidRPr="00000000">
        <w:fldChar w:fldCharType="end"/>
      </w:r>
      <w:r w:rsidDel="00000000" w:rsidR="00000000" w:rsidRPr="00000000">
        <w:rPr>
          <w:rtl w:val="0"/>
        </w:rPr>
      </w:r>
    </w:ins>
  </w:p>
  <w:p w:rsidR="00000000" w:rsidDel="00000000" w:rsidP="00000000" w:rsidRDefault="00000000" w:rsidRPr="00000000" w14:paraId="000008DE">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Version Control with Git:</w:t>
      </w:r>
      <w:r w:rsidDel="00000000" w:rsidR="00000000" w:rsidRPr="00000000">
        <w:fldChar w:fldCharType="begin"/>
      </w:r>
      <w:r w:rsidDel="00000000" w:rsidR="00000000" w:rsidRPr="00000000">
        <w:instrText xml:space="preserve">HYPERLINK "https://git-scm.com/doc"</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 Git Documentation</w:t>
      </w:r>
      <w:r w:rsidDel="00000000" w:rsidR="00000000" w:rsidRPr="00000000">
        <w:fldChar w:fldCharType="end"/>
      </w:r>
      <w:r w:rsidDel="00000000" w:rsidR="00000000" w:rsidRPr="00000000">
        <w:rPr>
          <w:rtl w:val="0"/>
        </w:rPr>
      </w:r>
    </w:ins>
  </w:p>
  <w:p w:rsidR="00000000" w:rsidDel="00000000" w:rsidP="00000000" w:rsidRDefault="00000000" w:rsidRPr="00000000" w14:paraId="000008DF">
    <w:pPr>
      <w:numPr>
        <w:ilvl w:val="0"/>
        <w:numId w:val="14"/>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SQLAlchemy and SQLite Basics: :  SQLAlchemy Docs</w:t>
      </w:r>
    </w:ins>
  </w:p>
  <w:p w:rsidR="00000000" w:rsidDel="00000000" w:rsidP="00000000" w:rsidRDefault="00000000" w:rsidRPr="00000000" w14:paraId="000008E0">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Environment Setup (pip, virtualenv, or conda): </w:t>
      </w:r>
      <w:r w:rsidDel="00000000" w:rsidR="00000000" w:rsidRPr="00000000">
        <w:fldChar w:fldCharType="begin"/>
      </w:r>
      <w:r w:rsidDel="00000000" w:rsidR="00000000" w:rsidRPr="00000000">
        <w:instrText xml:space="preserve">HYPERLINK "https://virtualenv.pypa.io/en/latest/"</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Virtualenv Guide</w:t>
      </w:r>
      <w:r w:rsidDel="00000000" w:rsidR="00000000" w:rsidRPr="00000000">
        <w:fldChar w:fldCharType="end"/>
      </w:r>
      <w:r w:rsidDel="00000000" w:rsidR="00000000" w:rsidRPr="00000000">
        <w:rPr>
          <w:rtl w:val="0"/>
        </w:rPr>
      </w:r>
    </w:ins>
  </w:p>
  <w:p w:rsidR="00000000" w:rsidDel="00000000" w:rsidP="00000000" w:rsidRDefault="00000000" w:rsidRPr="00000000" w14:paraId="000008E1">
    <w:pPr>
      <w:numPr>
        <w:ilvl w:val="0"/>
        <w:numId w:val="14"/>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Uvicorn ASGI Server: </w:t>
      </w:r>
      <w:r w:rsidDel="00000000" w:rsidR="00000000" w:rsidRPr="00000000">
        <w:fldChar w:fldCharType="begin"/>
      </w:r>
      <w:r w:rsidDel="00000000" w:rsidR="00000000" w:rsidRPr="00000000">
        <w:instrText xml:space="preserve">HYPERLINK "https://www.uvicorn.org/"</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Uvicorn Docs</w:t>
      </w:r>
      <w:r w:rsidDel="00000000" w:rsidR="00000000" w:rsidRPr="00000000">
        <w:fldChar w:fldCharType="end"/>
      </w:r>
      <w:r w:rsidDel="00000000" w:rsidR="00000000" w:rsidRPr="00000000">
        <w:rPr>
          <w:rtl w:val="0"/>
        </w:rPr>
      </w:r>
    </w:ins>
  </w:p>
  <w:p w:rsidR="00000000" w:rsidDel="00000000" w:rsidP="00000000" w:rsidRDefault="00000000" w:rsidRPr="00000000" w14:paraId="000008E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Project Workflow:</w:t>
      </w:r>
    </w:ins>
  </w:p>
  <w:p w:rsidR="00000000" w:rsidDel="00000000" w:rsidP="00000000" w:rsidRDefault="00000000" w:rsidRPr="00000000" w14:paraId="000008E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1. Model selection and Architecture</w:t>
      </w:r>
    </w:ins>
  </w:p>
  <w:p w:rsidR="00000000" w:rsidDel="00000000" w:rsidP="00000000" w:rsidRDefault="00000000" w:rsidRPr="00000000" w14:paraId="000008E4">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1.1. Research and Select the Appropriate Generative AI Model</w:t>
      </w:r>
    </w:ins>
  </w:p>
  <w:p w:rsidR="00000000" w:rsidDel="00000000" w:rsidP="00000000" w:rsidRDefault="00000000" w:rsidRPr="00000000" w14:paraId="000008E5">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1.2. Define the architecture of the application</w:t>
      </w:r>
    </w:ins>
  </w:p>
  <w:p w:rsidR="00000000" w:rsidDel="00000000" w:rsidP="00000000" w:rsidRDefault="00000000" w:rsidRPr="00000000" w14:paraId="000008E6">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1.3. Set up the development Environment</w:t>
      </w:r>
    </w:ins>
  </w:p>
  <w:p w:rsidR="00000000" w:rsidDel="00000000" w:rsidP="00000000" w:rsidRDefault="00000000" w:rsidRPr="00000000" w14:paraId="000008E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2. Core functionalities Development</w:t>
      </w:r>
    </w:ins>
  </w:p>
  <w:p w:rsidR="00000000" w:rsidDel="00000000" w:rsidP="00000000" w:rsidRDefault="00000000" w:rsidRPr="00000000" w14:paraId="000008E8">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2.1. Develop the core functionalities</w:t>
      </w:r>
    </w:ins>
  </w:p>
  <w:p w:rsidR="00000000" w:rsidDel="00000000" w:rsidP="00000000" w:rsidRDefault="00000000" w:rsidRPr="00000000" w14:paraId="000008E9">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2.2. Implement the FastAPI Backend to Manage Routing and User Input Processing</w:t>
      </w:r>
    </w:ins>
  </w:p>
  <w:p w:rsidR="00000000" w:rsidDel="00000000" w:rsidP="00000000" w:rsidRDefault="00000000" w:rsidRPr="00000000" w14:paraId="000008EA">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route.py Development</w:t>
      </w:r>
    </w:ins>
  </w:p>
  <w:p w:rsidR="00000000" w:rsidDel="00000000" w:rsidP="00000000" w:rsidRDefault="00000000" w:rsidRPr="00000000" w14:paraId="000008EB">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3.1. Writing the Main Application Logic in routes.py</w:t>
      </w:r>
    </w:ins>
  </w:p>
  <w:p w:rsidR="00000000" w:rsidDel="00000000" w:rsidP="00000000" w:rsidRDefault="00000000" w:rsidRPr="00000000" w14:paraId="000008EC">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Frontend Development</w:t>
      </w:r>
    </w:ins>
  </w:p>
  <w:p w:rsidR="00000000" w:rsidDel="00000000" w:rsidP="00000000" w:rsidRDefault="00000000" w:rsidRPr="00000000" w14:paraId="000008ED">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4.1. Designing and Developing User Interface</w:t>
      </w:r>
    </w:ins>
  </w:p>
  <w:p w:rsidR="00000000" w:rsidDel="00000000" w:rsidP="00000000" w:rsidRDefault="00000000" w:rsidRPr="00000000" w14:paraId="000008EE">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4.2. Creating Dynamic Templates with FastAPI’s Jinja2 </w:t>
      </w:r>
    </w:ins>
  </w:p>
  <w:p w:rsidR="00000000" w:rsidDel="00000000" w:rsidP="00000000" w:rsidRDefault="00000000" w:rsidRPr="00000000" w14:paraId="000008EF">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5. Deployment </w:t>
      </w:r>
    </w:ins>
  </w:p>
  <w:p w:rsidR="00000000" w:rsidDel="00000000" w:rsidP="00000000" w:rsidRDefault="00000000" w:rsidRPr="00000000" w14:paraId="000008F0">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5.1. Preparing the Application for Local Deployment</w:t>
      </w:r>
    </w:ins>
  </w:p>
  <w:p w:rsidR="00000000" w:rsidDel="00000000" w:rsidP="00000000" w:rsidRDefault="00000000" w:rsidRPr="00000000" w14:paraId="000008F1">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Activity 5.2. Testing and Verifying Local Deployment</w:t>
      </w:r>
    </w:ins>
  </w:p>
  <w:p w:rsidR="00000000" w:rsidDel="00000000" w:rsidP="00000000" w:rsidRDefault="00000000" w:rsidRPr="00000000" w14:paraId="000008F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F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8F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1. Model selection and Architecture</w:t>
      </w:r>
    </w:ins>
  </w:p>
  <w:p w:rsidR="00000000" w:rsidDel="00000000" w:rsidP="00000000" w:rsidRDefault="00000000" w:rsidRPr="00000000" w14:paraId="000008F5">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ins>
  </w:p>
  <w:p w:rsidR="00000000" w:rsidDel="00000000" w:rsidP="00000000" w:rsidRDefault="00000000" w:rsidRPr="00000000" w14:paraId="000008F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1.1: Research and Select the Appropriate Generative AI Model</w:t>
      </w:r>
    </w:ins>
  </w:p>
  <w:p w:rsidR="00000000" w:rsidDel="00000000" w:rsidP="00000000" w:rsidRDefault="00000000" w:rsidRPr="00000000" w14:paraId="000008F7">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lbd537y3sz7b" w:id="4"/>
      <w:bookmarkEnd w:id="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Understand the Project Require</w:t>
      </w:r>
    </w:ins>
  </w:p>
  <w:p w:rsidR="00000000" w:rsidDel="00000000" w:rsidP="00000000" w:rsidRDefault="00000000" w:rsidRPr="00000000" w14:paraId="000008F8">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8y44kjshwkn" w:id="58"/>
      <w:bookmarkEnd w:id="5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ments</w:t>
      </w:r>
    </w:ins>
  </w:p>
  <w:p w:rsidR="00000000" w:rsidDel="00000000" w:rsidP="00000000" w:rsidRDefault="00000000" w:rsidRPr="00000000" w14:paraId="000008F9">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FitBuddy’s AI model needed to:</w:t>
      </w:r>
    </w:ins>
  </w:p>
  <w:p w:rsidR="00000000" w:rsidDel="00000000" w:rsidP="00000000" w:rsidRDefault="00000000" w:rsidRPr="00000000" w14:paraId="000008FA">
    <w:pPr>
      <w:numPr>
        <w:ilvl w:val="0"/>
        <w:numId w:val="13"/>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 structured 7-day workout plans</w:t>
      </w:r>
    </w:ins>
  </w:p>
  <w:p w:rsidR="00000000" w:rsidDel="00000000" w:rsidP="00000000" w:rsidRDefault="00000000" w:rsidRPr="00000000" w14:paraId="000008FB">
    <w:pPr>
      <w:numPr>
        <w:ilvl w:val="0"/>
        <w:numId w:val="13"/>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Provide concise and actionable nutrition tips</w:t>
      </w:r>
    </w:ins>
  </w:p>
  <w:p w:rsidR="00000000" w:rsidDel="00000000" w:rsidP="00000000" w:rsidRDefault="00000000" w:rsidRPr="00000000" w14:paraId="000008FC">
    <w:pPr>
      <w:numPr>
        <w:ilvl w:val="0"/>
        <w:numId w:val="13"/>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Update workout plans based on user feedback</w:t>
      </w:r>
    </w:ins>
  </w:p>
  <w:p w:rsidR="00000000" w:rsidDel="00000000" w:rsidP="00000000" w:rsidRDefault="00000000" w:rsidRPr="00000000" w14:paraId="000008FD">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Perform well in real-time, web-based interaction</w:t>
      </w:r>
    </w:ins>
  </w:p>
  <w:p w:rsidR="00000000" w:rsidDel="00000000" w:rsidP="00000000" w:rsidRDefault="00000000" w:rsidRPr="00000000" w14:paraId="000008FE">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Model Evaluation</w:t>
      </w:r>
    </w:ins>
  </w:p>
  <w:p w:rsidR="00000000" w:rsidDel="00000000" w:rsidP="00000000" w:rsidRDefault="00000000" w:rsidRPr="00000000" w14:paraId="000008F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 initially experimented with several Hugging Face models:</w:t>
      </w:r>
    </w:ins>
  </w:p>
  <w:p w:rsidR="00000000" w:rsidDel="00000000" w:rsidP="00000000" w:rsidRDefault="00000000" w:rsidRPr="00000000" w14:paraId="00000900">
    <w:pPr>
      <w:numPr>
        <w:ilvl w:val="0"/>
        <w:numId w:val="33"/>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T5 &amp; BART – For text generation (workout/nutrition)</w:t>
      </w:r>
    </w:ins>
  </w:p>
  <w:p w:rsidR="00000000" w:rsidDel="00000000" w:rsidP="00000000" w:rsidRDefault="00000000" w:rsidRPr="00000000" w14:paraId="00000901">
    <w:pPr>
      <w:numPr>
        <w:ilvl w:val="0"/>
        <w:numId w:val="33"/>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DistilBERT – For potential intent classification</w:t>
      </w:r>
    </w:ins>
  </w:p>
  <w:p w:rsidR="00000000" w:rsidDel="00000000" w:rsidP="00000000" w:rsidRDefault="00000000" w:rsidRPr="00000000" w14:paraId="00000902">
    <w:pPr>
      <w:numPr>
        <w:ilvl w:val="0"/>
        <w:numId w:val="33"/>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Bloom – For general purpose generation</w:t>
      </w:r>
    </w:ins>
  </w:p>
  <w:p w:rsidR="00000000" w:rsidDel="00000000" w:rsidP="00000000" w:rsidRDefault="00000000" w:rsidRPr="00000000" w14:paraId="00000903">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While these models showed promise in basic text generation, they had notable limitations.</w:t>
      </w:r>
    </w:ins>
  </w:p>
  <w:p w:rsidR="00000000" w:rsidDel="00000000" w:rsidP="00000000" w:rsidRDefault="00000000" w:rsidRPr="00000000" w14:paraId="00000904">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These models required:</w:t>
      </w:r>
    </w:ins>
  </w:p>
  <w:p w:rsidR="00000000" w:rsidDel="00000000" w:rsidP="00000000" w:rsidRDefault="00000000" w:rsidRPr="00000000" w14:paraId="00000905">
    <w:pPr>
      <w:numPr>
        <w:ilvl w:val="0"/>
        <w:numId w:val="30"/>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Hosting with Hugging Face or local GPU setup</w:t>
      </w:r>
    </w:ins>
  </w:p>
  <w:p w:rsidR="00000000" w:rsidDel="00000000" w:rsidP="00000000" w:rsidRDefault="00000000" w:rsidRPr="00000000" w14:paraId="00000906">
    <w:pPr>
      <w:numPr>
        <w:ilvl w:val="0"/>
        <w:numId w:val="30"/>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Fine-tuning or complex prompting to achieve structured plans</w:t>
      </w:r>
    </w:ins>
  </w:p>
  <w:p w:rsidR="00000000" w:rsidDel="00000000" w:rsidP="00000000" w:rsidRDefault="00000000" w:rsidRPr="00000000" w14:paraId="00000907">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Final Model Selection</w:t>
      </w:r>
    </w:ins>
  </w:p>
  <w:p w:rsidR="00000000" w:rsidDel="00000000" w:rsidP="00000000" w:rsidRDefault="00000000" w:rsidRPr="00000000" w14:paraId="00000908">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After comparative testing, we selected Google Gemini models for production:</w:t>
      </w:r>
    </w:ins>
  </w:p>
  <w:p w:rsidR="00000000" w:rsidDel="00000000" w:rsidP="00000000" w:rsidRDefault="00000000" w:rsidRPr="00000000" w14:paraId="00000909">
    <w:pPr>
      <w:numPr>
        <w:ilvl w:val="0"/>
        <w:numId w:val="11"/>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1.5 Pro</w:t>
        <w:br w:type="textWrapping"/>
        <w:t xml:space="preserve"> → Used for structured 7-day workout generation and plan updating</w:t>
        <w:br w:type="textWrapping"/>
        <w:t xml:space="preserve"> → Delivers rich, context-aware, formatted responses reliably</w:t>
      </w:r>
    </w:ins>
  </w:p>
  <w:p w:rsidR="00000000" w:rsidDel="00000000" w:rsidP="00000000" w:rsidRDefault="00000000" w:rsidRPr="00000000" w14:paraId="0000090A">
    <w:pPr>
      <w:numPr>
        <w:ilvl w:val="0"/>
        <w:numId w:val="11"/>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Gemini Flash</w:t>
        <w:br w:type="textWrapping"/>
        <w:t xml:space="preserve"> → Used for generating fast, practical nutrition tips</w:t>
        <w:br w:type="textWrapping"/>
        <w:t xml:space="preserve"> → Lightweight and efficient for quick API calls</w:t>
      </w:r>
    </w:ins>
  </w:p>
  <w:p w:rsidR="00000000" w:rsidDel="00000000" w:rsidP="00000000" w:rsidRDefault="00000000" w:rsidRPr="00000000" w14:paraId="0000090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Reasons for Choosing Gemini:</w:t>
      </w:r>
    </w:ins>
  </w:p>
  <w:p w:rsidR="00000000" w:rsidDel="00000000" w:rsidP="00000000" w:rsidRDefault="00000000" w:rsidRPr="00000000" w14:paraId="0000090C">
    <w:pPr>
      <w:numPr>
        <w:ilvl w:val="0"/>
        <w:numId w:val="15"/>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API-based, easy to integrate with FastAPI</w:t>
      </w:r>
    </w:ins>
  </w:p>
  <w:p w:rsidR="00000000" w:rsidDel="00000000" w:rsidP="00000000" w:rsidRDefault="00000000" w:rsidRPr="00000000" w14:paraId="0000090D">
    <w:pPr>
      <w:numPr>
        <w:ilvl w:val="0"/>
        <w:numId w:val="15"/>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Naturally understands structured formatting (days, sections)</w:t>
      </w:r>
    </w:ins>
  </w:p>
  <w:p w:rsidR="00000000" w:rsidDel="00000000" w:rsidP="00000000" w:rsidRDefault="00000000" w:rsidRPr="00000000" w14:paraId="0000090E">
    <w:pPr>
      <w:numPr>
        <w:ilvl w:val="0"/>
        <w:numId w:val="15"/>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High accuracy with minimal prompt tuning</w:t>
      </w:r>
    </w:ins>
  </w:p>
  <w:p w:rsidR="00000000" w:rsidDel="00000000" w:rsidP="00000000" w:rsidRDefault="00000000" w:rsidRPr="00000000" w14:paraId="0000090F">
    <w:pPr>
      <w:numPr>
        <w:ilvl w:val="0"/>
        <w:numId w:val="15"/>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Scalable and fast for feedback-based revisions</w:t>
      </w:r>
    </w:ins>
  </w:p>
  <w:p w:rsidR="00000000" w:rsidDel="00000000" w:rsidP="00000000" w:rsidRDefault="00000000" w:rsidRPr="00000000" w14:paraId="00000910">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11">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1.2.Define the architecture of the application</w:t>
      </w:r>
    </w:ins>
  </w:p>
  <w:p w:rsidR="00000000" w:rsidDel="00000000" w:rsidP="00000000" w:rsidRDefault="00000000" w:rsidRPr="00000000" w14:paraId="00000912">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nglf1hhz9itk" w:id="5"/>
      <w:bookmarkEnd w:id="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Architecture Overview: FitBuddy follows a modular FastAPI-based architecture-</w:t>
      </w:r>
    </w:ins>
  </w:p>
  <w:p w:rsidR="00000000" w:rsidDel="00000000" w:rsidP="00000000" w:rsidRDefault="00000000" w:rsidRPr="00000000" w14:paraId="00000913">
    <w:pPr>
      <w:numPr>
        <w:ilvl w:val="0"/>
        <w:numId w:val="7"/>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 HTML + Jinja2 templates for user input and display</w:t>
      </w:r>
    </w:ins>
  </w:p>
  <w:p w:rsidR="00000000" w:rsidDel="00000000" w:rsidP="00000000" w:rsidRDefault="00000000" w:rsidRPr="00000000" w14:paraId="00000914">
    <w:pPr>
      <w:numPr>
        <w:ilvl w:val="0"/>
        <w:numId w:val="7"/>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Backend: FastAPI for route handling and logic</w:t>
      </w:r>
    </w:ins>
  </w:p>
  <w:p w:rsidR="00000000" w:rsidDel="00000000" w:rsidP="00000000" w:rsidRDefault="00000000" w:rsidRPr="00000000" w14:paraId="00000915">
    <w:pPr>
      <w:numPr>
        <w:ilvl w:val="0"/>
        <w:numId w:val="7"/>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AI Layer: Google Gemini APIs (Pro &amp; Flash)</w:t>
      </w:r>
    </w:ins>
  </w:p>
  <w:p w:rsidR="00000000" w:rsidDel="00000000" w:rsidP="00000000" w:rsidRDefault="00000000" w:rsidRPr="00000000" w14:paraId="00000916">
    <w:pPr>
      <w:numPr>
        <w:ilvl w:val="0"/>
        <w:numId w:val="7"/>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Database: SQLite with SQLAlchemy for persistence</w:t>
      </w:r>
    </w:ins>
  </w:p>
  <w:p w:rsidR="00000000" w:rsidDel="00000000" w:rsidP="00000000" w:rsidRDefault="00000000" w:rsidRPr="00000000" w14:paraId="00000917">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2lprh0jwbfzp" w:id="6"/>
      <w:bookmarkEnd w:id="6"/>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 Responsibilities: Users interact via-</w:t>
      </w:r>
    </w:ins>
  </w:p>
  <w:p w:rsidR="00000000" w:rsidDel="00000000" w:rsidP="00000000" w:rsidRDefault="00000000" w:rsidRPr="00000000" w14:paraId="00000918">
    <w:pPr>
      <w:numPr>
        <w:ilvl w:val="0"/>
        <w:numId w:val="9"/>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 Input form</w:t>
      </w:r>
    </w:ins>
  </w:p>
  <w:p w:rsidR="00000000" w:rsidDel="00000000" w:rsidP="00000000" w:rsidRDefault="00000000" w:rsidRPr="00000000" w14:paraId="00000919">
    <w:pPr>
      <w:numPr>
        <w:ilvl w:val="0"/>
        <w:numId w:val="9"/>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 Plan, tip, feedback</w:t>
      </w:r>
    </w:ins>
  </w:p>
  <w:p w:rsidR="00000000" w:rsidDel="00000000" w:rsidP="00000000" w:rsidRDefault="00000000" w:rsidRPr="00000000" w14:paraId="0000091A">
    <w:pPr>
      <w:numPr>
        <w:ilvl w:val="0"/>
        <w:numId w:val="9"/>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 Admin panel</w:t>
      </w:r>
    </w:ins>
  </w:p>
  <w:p w:rsidR="00000000" w:rsidDel="00000000" w:rsidP="00000000" w:rsidRDefault="00000000" w:rsidRPr="00000000" w14:paraId="0000091B">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5ctkjgrlo2x0" w:id="7"/>
      <w:bookmarkEnd w:id="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Backend Responsibilities:</w:t>
      </w:r>
    </w:ins>
  </w:p>
  <w:p w:rsidR="00000000" w:rsidDel="00000000" w:rsidP="00000000" w:rsidRDefault="00000000" w:rsidRPr="00000000" w14:paraId="0000091C">
    <w:pPr>
      <w:numPr>
        <w:ilvl w:val="0"/>
        <w:numId w:val="27"/>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Receives form data</w:t>
      </w:r>
    </w:ins>
  </w:p>
  <w:p w:rsidR="00000000" w:rsidDel="00000000" w:rsidP="00000000" w:rsidRDefault="00000000" w:rsidRPr="00000000" w14:paraId="0000091D">
    <w:pPr>
      <w:numPr>
        <w:ilvl w:val="0"/>
        <w:numId w:val="27"/>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 Gemini models</w:t>
      </w:r>
    </w:ins>
  </w:p>
  <w:p w:rsidR="00000000" w:rsidDel="00000000" w:rsidP="00000000" w:rsidRDefault="00000000" w:rsidRPr="00000000" w14:paraId="0000091E">
    <w:pPr>
      <w:numPr>
        <w:ilvl w:val="0"/>
        <w:numId w:val="27"/>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Stores user info and plans</w:t>
      </w:r>
    </w:ins>
  </w:p>
  <w:p w:rsidR="00000000" w:rsidDel="00000000" w:rsidP="00000000" w:rsidRDefault="00000000" w:rsidRPr="00000000" w14:paraId="0000091F">
    <w:pPr>
      <w:numPr>
        <w:ilvl w:val="0"/>
        <w:numId w:val="27"/>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Renders dynamic templates</w:t>
      </w:r>
    </w:ins>
  </w:p>
  <w:p w:rsidR="00000000" w:rsidDel="00000000" w:rsidP="00000000" w:rsidRDefault="00000000" w:rsidRPr="00000000" w14:paraId="00000920">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fc3rb4hi67ol" w:id="8"/>
      <w:bookmarkEnd w:id="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AI Integration Points:</w:t>
      </w:r>
    </w:ins>
  </w:p>
  <w:p w:rsidR="00000000" w:rsidDel="00000000" w:rsidP="00000000" w:rsidRDefault="00000000" w:rsidRPr="00000000" w14:paraId="00000921">
    <w:pPr>
      <w:numPr>
        <w:ilvl w:val="0"/>
        <w:numId w:val="23"/>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generation &amp; feedback updates → Gemini Pro</w:t>
      </w:r>
    </w:ins>
  </w:p>
  <w:p w:rsidR="00000000" w:rsidDel="00000000" w:rsidP="00000000" w:rsidRDefault="00000000" w:rsidRPr="00000000" w14:paraId="00000922">
    <w:pPr>
      <w:numPr>
        <w:ilvl w:val="0"/>
        <w:numId w:val="23"/>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tips → Gemini Flash</w:t>
      </w:r>
    </w:ins>
  </w:p>
  <w:p w:rsidR="00000000" w:rsidDel="00000000" w:rsidP="00000000" w:rsidRDefault="00000000" w:rsidRPr="00000000" w14:paraId="00000923">
    <w:pPr>
      <w:spacing w:after="240" w:before="240" w:lineRule="auto"/>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4">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1.3 Set up the development Environment:</w:t>
      </w:r>
    </w:ins>
  </w:p>
  <w:p w:rsidR="00000000" w:rsidDel="00000000" w:rsidP="00000000" w:rsidRDefault="00000000" w:rsidRPr="00000000" w14:paraId="00000925">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Install Python &amp; Pip: Ensure Python  and pip are installed.</w:t>
      </w:r>
    </w:ins>
  </w:p>
  <w:p w:rsidR="00000000" w:rsidDel="00000000" w:rsidP="00000000" w:rsidRDefault="00000000" w:rsidRPr="00000000" w14:paraId="0000092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Create Virtual Environment:</w:t>
        <w:br w:type="textWrapping"/>
        <w:t xml:space="preserve"> python -m venv fitbuddy-env</w:t>
        <w:br w:type="textWrapping"/>
        <w:t xml:space="preserve"> fitbuddy-env\Scripts\activate (Windows)</w:t>
      </w:r>
    </w:ins>
  </w:p>
  <w:p w:rsidR="00000000" w:rsidDel="00000000" w:rsidP="00000000" w:rsidRDefault="00000000" w:rsidRPr="00000000" w14:paraId="00000927">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Install Required Libraries:</w:t>
        <w:br w:type="textWrapping"/>
        <w:t xml:space="preserve"> pip install fastapi uvicorn jinja2 sqlalchemy python-multipart google-generativeai</w:t>
      </w:r>
    </w:ins>
  </w:p>
  <w:p w:rsidR="00000000" w:rsidDel="00000000" w:rsidP="00000000" w:rsidRDefault="00000000" w:rsidRPr="00000000" w14:paraId="00000928">
    <w:pPr>
      <w:spacing w:after="240" w:before="240" w:lineRule="auto"/>
      <w:rPr>
        <w:ins w:author="Prajan Prajan" w:id="51" w:date="2026-09-23T04:47:34Z"/>
        <w:rFonts w:ascii="Cambria" w:cs="Cambria" w:eastAsia="Cambria" w:hAnsi="Cambria"/>
        <w:b w:val="1"/>
        <w:bCs w:val="1"/>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Run Server:</w:t>
        <w:br w:type="textWrapping"/>
        <w:t xml:space="preserve"> </w:t>
      </w:r>
      <w:r w:rsidDel="00000000" w:rsidR="00000000" w:rsidRPr="00000000">
        <w:rPr>
          <w:rtl w:val="0"/>
        </w:rPr>
      </w:r>
    </w:ins>
  </w:p>
  <w:p w:rsidR="00000000" w:rsidDel="00000000" w:rsidP="00000000" w:rsidRDefault="00000000" w:rsidRPr="00000000" w14:paraId="00000929">
    <w:pPr>
      <w:spacing w:after="240" w:before="240" w:lineRule="auto"/>
      <w:rPr>
        <w:ins w:author="Prajan Prajan" w:id="51" w:date="2026-09-23T04:47:34Z"/>
        <w:rFonts w:ascii="Cambria" w:cs="Cambria" w:eastAsia="Cambria" w:hAnsi="Cambria"/>
        <w:b w:val="1"/>
        <w:bCs w:val="1"/>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A">
    <w:pPr>
      <w:spacing w:after="240" w:before="240" w:lineRule="auto"/>
      <w:rPr>
        <w:ins w:author="Prajan Prajan" w:id="51" w:date="2026-09-23T04:47:34Z"/>
        <w:rFonts w:ascii="Cambria" w:cs="Cambria" w:eastAsia="Cambria" w:hAnsi="Cambria"/>
        <w:b w:val="1"/>
        <w:bCs w:val="1"/>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uvicorn app.main:app --reload</w:t>
        <w:br w:type="textWrapping"/>
        <w:t xml:space="preserve">Visit http://127.0.0.1:8000 for the app and /docs for API testing.</w:t>
      </w:r>
    </w:ins>
  </w:p>
  <w:p w:rsidR="00000000" w:rsidDel="00000000" w:rsidP="00000000" w:rsidRDefault="00000000" w:rsidRPr="00000000" w14:paraId="0000092C">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D">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E">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2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0">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1">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2">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3">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4">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Project Structure:</w:t>
        <w:br w:type="textWrapping"/>
        <w:t xml:space="preserve">Create folders: /app (Python files), /templates (HTML), /static/images (assets)</w:t>
      </w:r>
    </w:ins>
  </w:p>
  <w:p w:rsidR="00000000" w:rsidDel="00000000" w:rsidP="00000000" w:rsidRDefault="00000000" w:rsidRPr="00000000" w14:paraId="00000935">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4152900"/>
            <wp:effectExtent b="0" l="0" r="0" t="0"/>
            <wp:docPr id="22" name="image19.png"/>
            <a:graphic>
              <a:graphicData uri="http://schemas.openxmlformats.org/drawingml/2006/picture">
                <pic:pic>
                  <pic:nvPicPr>
                    <pic:cNvPr id="0" name="image19.png"/>
                    <pic:cNvPicPr preferRelativeResize="0"/>
                  </pic:nvPicPr>
                  <pic:blipFill>
                    <a:blip r:embed="rId4"/>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53" w:date="2026-09-23T04:47:34Z">
            <w:rPr/>
          </w:rPrChange>
        </w:rPr>
        <w:br w:type="textWrapping"/>
      </w:r>
    </w:ins>
  </w:p>
  <w:p w:rsidR="00000000" w:rsidDel="00000000" w:rsidP="00000000" w:rsidRDefault="00000000" w:rsidRPr="00000000" w14:paraId="0000093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7">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8">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9">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A">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3C">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2. Core functionalities Development</w:t>
      </w:r>
    </w:ins>
  </w:p>
  <w:p w:rsidR="00000000" w:rsidDel="00000000" w:rsidP="00000000" w:rsidRDefault="00000000" w:rsidRPr="00000000" w14:paraId="0000093D">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2.1 Develop the core functionalities:</w:t>
      </w:r>
    </w:ins>
  </w:p>
  <w:p w:rsidR="00000000" w:rsidDel="00000000" w:rsidP="00000000" w:rsidRDefault="00000000" w:rsidRPr="00000000" w14:paraId="0000093E">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k4uxfzvn19nz" w:id="9"/>
      <w:bookmarkEnd w:id="9"/>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Generation</w:t>
      </w:r>
    </w:ins>
  </w:p>
  <w:p w:rsidR="00000000" w:rsidDel="00000000" w:rsidP="00000000" w:rsidRDefault="00000000" w:rsidRPr="00000000" w14:paraId="0000093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generate_workout_gemini()</w:t>
        <w:br w:type="textWrapping"/>
        <w:t xml:space="preserve">File: gemini_generator.py</w:t>
      </w:r>
    </w:ins>
  </w:p>
  <w:p w:rsidR="00000000" w:rsidDel="00000000" w:rsidP="00000000" w:rsidRDefault="00000000" w:rsidRPr="00000000" w14:paraId="00000940">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ins>
  </w:p>
  <w:p w:rsidR="00000000" w:rsidDel="00000000" w:rsidP="00000000" w:rsidRDefault="00000000" w:rsidRPr="00000000" w14:paraId="00000941">
    <w:pPr>
      <w:numPr>
        <w:ilvl w:val="0"/>
        <w:numId w:val="4"/>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Warm-up (5–10 mins)</w:t>
      </w:r>
    </w:ins>
  </w:p>
  <w:p w:rsidR="00000000" w:rsidDel="00000000" w:rsidP="00000000" w:rsidRDefault="00000000" w:rsidRPr="00000000" w14:paraId="00000942">
    <w:pPr>
      <w:numPr>
        <w:ilvl w:val="0"/>
        <w:numId w:val="4"/>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Main workout (exercise details, sets, reps)</w:t>
      </w:r>
    </w:ins>
  </w:p>
  <w:p w:rsidR="00000000" w:rsidDel="00000000" w:rsidP="00000000" w:rsidRDefault="00000000" w:rsidRPr="00000000" w14:paraId="00000943">
    <w:pPr>
      <w:numPr>
        <w:ilvl w:val="0"/>
        <w:numId w:val="4"/>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Cooldown or recovery tip</w:t>
      </w:r>
    </w:ins>
  </w:p>
  <w:p w:rsidR="00000000" w:rsidDel="00000000" w:rsidP="00000000" w:rsidRDefault="00000000" w:rsidRPr="00000000" w14:paraId="00000944">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output is returned to routes.py and rendered on the result.html page using &lt;pre&gt; blocks for formatting.</w:t>
      </w:r>
    </w:ins>
  </w:p>
  <w:p w:rsidR="00000000" w:rsidDel="00000000" w:rsidP="00000000" w:rsidRDefault="00000000" w:rsidRPr="00000000" w14:paraId="00000945">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108200"/>
            <wp:effectExtent b="0" l="0" r="0" t="0"/>
            <wp:docPr id="45" name="image21.png"/>
            <a:graphic>
              <a:graphicData uri="http://schemas.openxmlformats.org/drawingml/2006/picture">
                <pic:pic>
                  <pic:nvPicPr>
                    <pic:cNvPr id="0" name="image21.png"/>
                    <pic:cNvPicPr preferRelativeResize="0"/>
                  </pic:nvPicPr>
                  <pic:blipFill>
                    <a:blip r:embed="rId5"/>
                    <a:srcRect b="0" l="0" r="0" t="0"/>
                    <a:stretch>
                      <a:fillRect/>
                    </a:stretch>
                  </pic:blipFill>
                  <pic:spPr>
                    <a:xfrm>
                      <a:off x="0" y="0"/>
                      <a:ext cx="5305350" cy="2108200"/>
                    </a:xfrm>
                    <a:prstGeom prst="rect"/>
                    <a:ln/>
                  </pic:spPr>
                </pic:pic>
              </a:graphicData>
            </a:graphic>
          </wp:inline>
        </w:drawing>
      </w:r>
      <w:r w:rsidDel="00000000" w:rsidR="00000000" w:rsidRPr="00000000">
        <w:rPr>
          <w:rtl w:val="0"/>
        </w:rPr>
      </w:r>
    </w:ins>
  </w:p>
  <w:p w:rsidR="00000000" w:rsidDel="00000000" w:rsidP="00000000" w:rsidRDefault="00000000" w:rsidRPr="00000000" w14:paraId="00000946">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ezwx1pf7w9b0" w:id="10"/>
      <w:bookmarkEnd w:id="10"/>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 Generation</w:t>
      </w:r>
    </w:ins>
  </w:p>
  <w:p w:rsidR="00000000" w:rsidDel="00000000" w:rsidP="00000000" w:rsidRDefault="00000000" w:rsidRPr="00000000" w14:paraId="00000947">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generate_nutrition_tip_with_flash()</w:t>
        <w:br w:type="textWrapping"/>
        <w:t xml:space="preserve">File: gemini_flash_generator.py</w:t>
      </w:r>
    </w:ins>
  </w:p>
  <w:p w:rsidR="00000000" w:rsidDel="00000000" w:rsidP="00000000" w:rsidRDefault="00000000" w:rsidRPr="00000000" w14:paraId="00000948">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t>
      </w:r>
    </w:ins>
  </w:p>
  <w:p w:rsidR="00000000" w:rsidDel="00000000" w:rsidP="00000000" w:rsidRDefault="00000000" w:rsidRPr="00000000" w14:paraId="00000949">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890963" cy="2270414"/>
            <wp:effectExtent b="0" l="0" r="0" t="0"/>
            <wp:docPr id="8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90963" cy="2270414"/>
                    </a:xfrm>
                    <a:prstGeom prst="rect"/>
                    <a:ln/>
                  </pic:spPr>
                </pic:pic>
              </a:graphicData>
            </a:graphic>
          </wp:inline>
        </w:drawing>
      </w:r>
      <w:r w:rsidDel="00000000" w:rsidR="00000000" w:rsidRPr="00000000">
        <w:rPr>
          <w:rtl w:val="0"/>
        </w:rPr>
      </w:r>
    </w:ins>
  </w:p>
  <w:p w:rsidR="00000000" w:rsidDel="00000000" w:rsidP="00000000" w:rsidRDefault="00000000" w:rsidRPr="00000000" w14:paraId="0000094A">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xf9f9d7tm21" w:id="11"/>
      <w:bookmarkEnd w:id="11"/>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Feedback-Based Plan Updating</w:t>
      </w:r>
    </w:ins>
  </w:p>
  <w:p w:rsidR="00000000" w:rsidDel="00000000" w:rsidP="00000000" w:rsidRDefault="00000000" w:rsidRPr="00000000" w14:paraId="0000094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 update_workout_plan()</w:t>
        <w:br w:type="textWrapping"/>
        <w:t xml:space="preserve">File: updated_plan.py</w:t>
      </w:r>
    </w:ins>
  </w:p>
  <w:p w:rsidR="00000000" w:rsidDel="00000000" w:rsidP="00000000" w:rsidRDefault="00000000" w:rsidRPr="00000000" w14:paraId="0000094C">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ins>
  </w:p>
  <w:p w:rsidR="00000000" w:rsidDel="00000000" w:rsidP="00000000" w:rsidRDefault="00000000" w:rsidRPr="00000000" w14:paraId="0000094D">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57400"/>
            <wp:effectExtent b="0" l="0" r="0" t="0"/>
            <wp:docPr id="3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305350" cy="2057400"/>
                    </a:xfrm>
                    <a:prstGeom prst="rect"/>
                    <a:ln/>
                  </pic:spPr>
                </pic:pic>
              </a:graphicData>
            </a:graphic>
          </wp:inline>
        </w:drawing>
      </w:r>
      <w:r w:rsidDel="00000000" w:rsidR="00000000" w:rsidRPr="00000000">
        <w:rPr>
          <w:rtl w:val="0"/>
        </w:rPr>
      </w:r>
    </w:ins>
  </w:p>
  <w:p w:rsidR="00000000" w:rsidDel="00000000" w:rsidP="00000000" w:rsidRDefault="00000000" w:rsidRPr="00000000" w14:paraId="0000094E">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&amp; Plan Storage</w:t>
      </w:r>
    </w:ins>
  </w:p>
  <w:p w:rsidR="00000000" w:rsidDel="00000000" w:rsidP="00000000" w:rsidRDefault="00000000" w:rsidRPr="00000000" w14:paraId="0000094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Functions:</w:t>
      </w:r>
    </w:ins>
  </w:p>
  <w:p w:rsidR="00000000" w:rsidDel="00000000" w:rsidP="00000000" w:rsidRDefault="00000000" w:rsidRPr="00000000" w14:paraId="00000950">
    <w:pPr>
      <w:numPr>
        <w:ilvl w:val="0"/>
        <w:numId w:val="28"/>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save_user(), save_plan(), update_plan()</w:t>
      </w:r>
    </w:ins>
  </w:p>
  <w:p w:rsidR="00000000" w:rsidDel="00000000" w:rsidP="00000000" w:rsidRDefault="00000000" w:rsidRPr="00000000" w14:paraId="00000951">
    <w:pPr>
      <w:numPr>
        <w:ilvl w:val="0"/>
        <w:numId w:val="28"/>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get_original_plan(), get_user()</w:t>
      </w:r>
    </w:ins>
  </w:p>
  <w:p w:rsidR="00000000" w:rsidDel="00000000" w:rsidP="00000000" w:rsidRDefault="00000000" w:rsidRPr="00000000" w14:paraId="00000952">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File: database.py</w:t>
      </w:r>
    </w:ins>
  </w:p>
  <w:p w:rsidR="00000000" w:rsidDel="00000000" w:rsidP="00000000" w:rsidRDefault="00000000" w:rsidRPr="00000000" w14:paraId="00000953">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user information (ID, name, age, weight, goal, intensity) and AI-generated plans are stored in a SQLite database via SQLAlchemy ORM. Feedback-based updates are saved as a separate field to preserve both versions (original and updated).</w:t>
      </w:r>
    </w:ins>
  </w:p>
  <w:p w:rsidR="00000000" w:rsidDel="00000000" w:rsidP="00000000" w:rsidRDefault="00000000" w:rsidRPr="00000000" w14:paraId="00000954">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3606800"/>
            <wp:effectExtent b="0" l="0" r="0" t="0"/>
            <wp:docPr id="8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05350" cy="3606800"/>
                    </a:xfrm>
                    <a:prstGeom prst="rect"/>
                    <a:ln/>
                  </pic:spPr>
                </pic:pic>
              </a:graphicData>
            </a:graphic>
          </wp:inline>
        </w:drawing>
      </w:r>
      <w:r w:rsidDel="00000000" w:rsidR="00000000" w:rsidRPr="00000000">
        <w:rPr>
          <w:rtl w:val="0"/>
        </w:rPr>
      </w:r>
    </w:ins>
  </w:p>
  <w:p w:rsidR="00000000" w:rsidDel="00000000" w:rsidP="00000000" w:rsidRDefault="00000000" w:rsidRPr="00000000" w14:paraId="00000955">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262438" cy="1712502"/>
            <wp:effectExtent b="0" l="0" r="0" t="0"/>
            <wp:docPr id="5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262438" cy="1712502"/>
                    </a:xfrm>
                    <a:prstGeom prst="rect"/>
                    <a:ln/>
                  </pic:spPr>
                </pic:pic>
              </a:graphicData>
            </a:graphic>
          </wp:inline>
        </w:drawing>
      </w:r>
      <w:r w:rsidDel="00000000" w:rsidR="00000000" w:rsidRPr="00000000">
        <w:rPr>
          <w:rtl w:val="0"/>
        </w:rPr>
      </w:r>
    </w:ins>
  </w:p>
  <w:p w:rsidR="00000000" w:rsidDel="00000000" w:rsidP="00000000" w:rsidRDefault="00000000" w:rsidRPr="00000000" w14:paraId="0000095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526770" cy="1636987"/>
            <wp:effectExtent b="0" l="0" r="0" t="0"/>
            <wp:docPr id="6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ins>
  </w:p>
  <w:p w:rsidR="00000000" w:rsidDel="00000000" w:rsidP="00000000" w:rsidRDefault="00000000" w:rsidRPr="00000000" w14:paraId="00000957">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9271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ins>
  </w:p>
  <w:p w:rsidR="00000000" w:rsidDel="00000000" w:rsidP="00000000" w:rsidRDefault="00000000" w:rsidRPr="00000000" w14:paraId="00000958">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660400"/>
            <wp:effectExtent b="0" l="0" r="0" t="0"/>
            <wp:docPr id="2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ins>
  </w:p>
  <w:p w:rsidR="00000000" w:rsidDel="00000000" w:rsidP="00000000" w:rsidRDefault="00000000" w:rsidRPr="00000000" w14:paraId="00000959">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7s5n6z2ozwy0" w:id="12"/>
      <w:bookmarkEnd w:id="12"/>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Admin View of All Users</w:t>
      </w:r>
    </w:ins>
  </w:p>
  <w:p w:rsidR="00000000" w:rsidDel="00000000" w:rsidP="00000000" w:rsidRDefault="00000000" w:rsidRPr="00000000" w14:paraId="0000095A">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Route: /view-all-users</w:t>
        <w:br w:type="textWrapping"/>
        <w:t xml:space="preserve">Template: all_users.html</w:t>
      </w:r>
    </w:ins>
  </w:p>
  <w:p w:rsidR="00000000" w:rsidDel="00000000" w:rsidP="00000000" w:rsidRDefault="00000000" w:rsidRPr="00000000" w14:paraId="0000095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Displays a list of all users and their respective plans. Rendered with Jinja2 using a {% for user in users %} loop, it allows administrators to see original and updated plans clearly in a structured table format.</w:t>
      </w:r>
    </w:ins>
  </w:p>
  <w:p w:rsidR="00000000" w:rsidDel="00000000" w:rsidP="00000000" w:rsidRDefault="00000000" w:rsidRPr="00000000" w14:paraId="0000095C">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4738614" cy="2779987"/>
            <wp:effectExtent b="0" l="0" r="0" t="0"/>
            <wp:docPr id="5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ins>
  </w:p>
  <w:p w:rsidR="00000000" w:rsidDel="00000000" w:rsidP="00000000" w:rsidRDefault="00000000" w:rsidRPr="00000000" w14:paraId="0000095D">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2.2: Implement the FastAPI Backend to Manage Routing and User Input Processing</w:t>
      </w:r>
    </w:ins>
  </w:p>
  <w:p w:rsidR="00000000" w:rsidDel="00000000" w:rsidP="00000000" w:rsidRDefault="00000000" w:rsidRPr="00000000" w14:paraId="0000095E">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agyq49x9741v" w:id="13"/>
      <w:bookmarkEnd w:id="13"/>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Define Routes in FastAPI</w:t>
      </w:r>
    </w:ins>
  </w:p>
  <w:p w:rsidR="00000000" w:rsidDel="00000000" w:rsidP="00000000" w:rsidRDefault="00000000" w:rsidRPr="00000000" w14:paraId="0000095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routing logic is handled in routes.py. Each route is linked to the corresponding function developed in Activity 2.1.</w:t>
      </w:r>
    </w:ins>
  </w:p>
  <w:p w:rsidR="00000000" w:rsidDel="00000000" w:rsidP="00000000" w:rsidRDefault="00000000" w:rsidRPr="00000000" w14:paraId="00000960">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4meq94mh0ahm" w:id="14"/>
      <w:bookmarkEnd w:id="1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Process User Input</w:t>
      </w:r>
    </w:ins>
  </w:p>
  <w:p w:rsidR="00000000" w:rsidDel="00000000" w:rsidP="00000000" w:rsidRDefault="00000000" w:rsidRPr="00000000" w14:paraId="00000961">
    <w:pPr>
      <w:numPr>
        <w:ilvl w:val="0"/>
        <w:numId w:val="22"/>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HTML Form: Created in index.html</w:t>
      </w:r>
    </w:ins>
  </w:p>
  <w:p w:rsidR="00000000" w:rsidDel="00000000" w:rsidP="00000000" w:rsidRDefault="00000000" w:rsidRPr="00000000" w14:paraId="00000962">
    <w:pPr>
      <w:numPr>
        <w:ilvl w:val="0"/>
        <w:numId w:val="22"/>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Users enter: username, user_id, age, weight, goal, and intensity</w:t>
      </w:r>
    </w:ins>
  </w:p>
  <w:p w:rsidR="00000000" w:rsidDel="00000000" w:rsidP="00000000" w:rsidRDefault="00000000" w:rsidRPr="00000000" w14:paraId="00000963">
    <w:pPr>
      <w:numPr>
        <w:ilvl w:val="0"/>
        <w:numId w:val="22"/>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FastAPI captures inputs using Form(...) parameters</w:t>
      </w:r>
    </w:ins>
  </w:p>
  <w:p w:rsidR="00000000" w:rsidDel="00000000" w:rsidP="00000000" w:rsidRDefault="00000000" w:rsidRPr="00000000" w14:paraId="00000964">
    <w:pPr>
      <w:numPr>
        <w:ilvl w:val="0"/>
        <w:numId w:val="22"/>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Pydantic schemas (UserInput, FeedbackRequest) are used to validate structure</w:t>
      </w:r>
    </w:ins>
  </w:p>
  <w:p w:rsidR="00000000" w:rsidDel="00000000" w:rsidP="00000000" w:rsidRDefault="00000000" w:rsidRPr="00000000" w14:paraId="00000965">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559g6vgtraex" w:id="15"/>
      <w:bookmarkEnd w:id="1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Integrate Gemini API Calls</w:t>
      </w:r>
    </w:ins>
  </w:p>
  <w:p w:rsidR="00000000" w:rsidDel="00000000" w:rsidP="00000000" w:rsidRDefault="00000000" w:rsidRPr="00000000" w14:paraId="0000096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route handler connects directly to the respective Gemini-powered function:</w:t>
      </w:r>
    </w:ins>
  </w:p>
  <w:p w:rsidR="00000000" w:rsidDel="00000000" w:rsidP="00000000" w:rsidRDefault="00000000" w:rsidRPr="00000000" w14:paraId="00000967">
    <w:pPr>
      <w:numPr>
        <w:ilvl w:val="0"/>
        <w:numId w:val="20"/>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/generate-workout →</w:t>
      </w:r>
    </w:ins>
  </w:p>
  <w:p w:rsidR="00000000" w:rsidDel="00000000" w:rsidP="00000000" w:rsidRDefault="00000000" w:rsidRPr="00000000" w14:paraId="00000968">
    <w:pPr>
      <w:numPr>
        <w:ilvl w:val="1"/>
        <w:numId w:val="20"/>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generate_workout_gemini() for workout plan</w:t>
      </w:r>
    </w:ins>
  </w:p>
  <w:p w:rsidR="00000000" w:rsidDel="00000000" w:rsidP="00000000" w:rsidRDefault="00000000" w:rsidRPr="00000000" w14:paraId="00000969">
    <w:pPr>
      <w:numPr>
        <w:ilvl w:val="1"/>
        <w:numId w:val="20"/>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generate_nutrition_tip_with_flash() for tip</w:t>
      </w:r>
    </w:ins>
  </w:p>
  <w:p w:rsidR="00000000" w:rsidDel="00000000" w:rsidP="00000000" w:rsidRDefault="00000000" w:rsidRPr="00000000" w14:paraId="0000096A">
    <w:pPr>
      <w:numPr>
        <w:ilvl w:val="0"/>
        <w:numId w:val="20"/>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/submit-feedback →</w:t>
      </w:r>
    </w:ins>
  </w:p>
  <w:p w:rsidR="00000000" w:rsidDel="00000000" w:rsidP="00000000" w:rsidRDefault="00000000" w:rsidRPr="00000000" w14:paraId="0000096B">
    <w:pPr>
      <w:numPr>
        <w:ilvl w:val="1"/>
        <w:numId w:val="20"/>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Retrieves plan</w:t>
      </w:r>
    </w:ins>
  </w:p>
  <w:p w:rsidR="00000000" w:rsidDel="00000000" w:rsidP="00000000" w:rsidRDefault="00000000" w:rsidRPr="00000000" w14:paraId="0000096C">
    <w:pPr>
      <w:numPr>
        <w:ilvl w:val="1"/>
        <w:numId w:val="20"/>
      </w:numPr>
      <w:spacing w:after="24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Sends original + feedback to update_workout_plan()</w:t>
      </w:r>
    </w:ins>
  </w:p>
  <w:p w:rsidR="00000000" w:rsidDel="00000000" w:rsidP="00000000" w:rsidRDefault="00000000" w:rsidRPr="00000000" w14:paraId="0000096D">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AI-generated responses are returned cleanly and injected into the frontend templates for display.</w:t>
      </w:r>
    </w:ins>
  </w:p>
  <w:p w:rsidR="00000000" w:rsidDel="00000000" w:rsidP="00000000" w:rsidRDefault="00000000" w:rsidRPr="00000000" w14:paraId="0000096E">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routes.py Development </w:t>
      </w:r>
    </w:ins>
  </w:p>
  <w:p w:rsidR="00000000" w:rsidDel="00000000" w:rsidP="00000000" w:rsidRDefault="00000000" w:rsidRPr="00000000" w14:paraId="0000096F">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ins>
  </w:p>
  <w:p w:rsidR="00000000" w:rsidDel="00000000" w:rsidP="00000000" w:rsidRDefault="00000000" w:rsidRPr="00000000" w14:paraId="00000970">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71">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3.1: Writing the Main Application Logic in </w:t>
      </w:r>
      <w:r w:rsidDel="00000000" w:rsidR="00000000" w:rsidRPr="00000000">
        <w:fldChar w:fldCharType="begin"/>
      </w:r>
      <w:r w:rsidDel="00000000" w:rsidR="00000000" w:rsidRPr="00000000">
        <w:instrText xml:space="preserve">HYPERLINK "http://routes.py"</w: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t xml:space="preserve">routes.py</w:t>
      </w:r>
      <w:r w:rsidDel="00000000" w:rsidR="00000000" w:rsidRPr="00000000">
        <w:fldChar w:fldCharType="end"/>
      </w:r>
      <w:r w:rsidDel="00000000" w:rsidR="00000000" w:rsidRPr="00000000">
        <w:rPr>
          <w:rtl w:val="0"/>
        </w:rPr>
      </w:r>
    </w:ins>
  </w:p>
  <w:p w:rsidR="00000000" w:rsidDel="00000000" w:rsidP="00000000" w:rsidRDefault="00000000" w:rsidRPr="00000000" w14:paraId="0000097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7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Defining Core routes in routes.py: </w:t>
      </w:r>
    </w:ins>
  </w:p>
  <w:p w:rsidR="00000000" w:rsidDel="00000000" w:rsidP="00000000" w:rsidRDefault="00000000" w:rsidRPr="00000000" w14:paraId="0000097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Separate routes were implemented to serve each of FitBuddy’s main functionalities:</w:t>
      </w:r>
    </w:ins>
  </w:p>
  <w:p w:rsidR="00000000" w:rsidDel="00000000" w:rsidP="00000000" w:rsidRDefault="00000000" w:rsidRPr="00000000" w14:paraId="00000975">
    <w:pPr>
      <w:numPr>
        <w:ilvl w:val="0"/>
        <w:numId w:val="8"/>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Displays the user form via index.html</w:t>
      </w:r>
    </w:ins>
  </w:p>
  <w:p w:rsidR="00000000" w:rsidDel="00000000" w:rsidP="00000000" w:rsidRDefault="00000000" w:rsidRPr="00000000" w14:paraId="00000976">
    <w:pPr>
      <w:numPr>
        <w:ilvl w:val="0"/>
        <w:numId w:val="8"/>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/generate-workout: Processes user input and generates a personalized workout plan</w:t>
      </w:r>
    </w:ins>
  </w:p>
  <w:p w:rsidR="00000000" w:rsidDel="00000000" w:rsidP="00000000" w:rsidRDefault="00000000" w:rsidRPr="00000000" w14:paraId="00000977">
    <w:pPr>
      <w:numPr>
        <w:ilvl w:val="0"/>
        <w:numId w:val="8"/>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/submit-feedback: Updates the workout plan based on user feedback</w:t>
      </w:r>
    </w:ins>
  </w:p>
  <w:p w:rsidR="00000000" w:rsidDel="00000000" w:rsidP="00000000" w:rsidRDefault="00000000" w:rsidRPr="00000000" w14:paraId="00000978">
    <w:pPr>
      <w:numPr>
        <w:ilvl w:val="0"/>
        <w:numId w:val="8"/>
      </w:numPr>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/view-all-users: Displays an admin dashboard showing all users and their plans</w:t>
      </w:r>
    </w:ins>
  </w:p>
  <w:p w:rsidR="00000000" w:rsidDel="00000000" w:rsidP="00000000" w:rsidRDefault="00000000" w:rsidRPr="00000000" w14:paraId="00000979">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7A">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Route Handlers for Each Feature</w:t>
      </w:r>
    </w:ins>
  </w:p>
  <w:p w:rsidR="00000000" w:rsidDel="00000000" w:rsidP="00000000" w:rsidRDefault="00000000" w:rsidRPr="00000000" w14:paraId="0000097B">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xqycga66b580" w:id="16"/>
      <w:bookmarkEnd w:id="16"/>
      <w:r w:rsidDel="00000000" w:rsidR="00000000" w:rsidRPr="00000000">
        <w:rPr>
          <w:rFonts w:ascii="Cambria" w:cs="Cambria" w:eastAsia="Cambria" w:hAnsi="Cambria"/>
          <w:color w:val="000000"/>
          <w:sz w:val="22"/>
          <w:szCs w:val="22"/>
          <w:u w:val="single"/>
          <w:rtl w:val="0"/>
          <w:rPrChange w:author="Prajan Prajan" w:id="53" w:date="2026-09-23T04:47:34Z">
            <w:rPr/>
          </w:rPrChange>
        </w:rPr>
        <w:t xml:space="preserve"> </w:t>
      </w:r>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 – Home Route</w:t>
      </w:r>
    </w:ins>
  </w:p>
  <w:p w:rsidR="00000000" w:rsidDel="00000000" w:rsidP="00000000" w:rsidRDefault="00000000" w:rsidRPr="00000000" w14:paraId="0000097C">
    <w:pPr>
      <w:numPr>
        <w:ilvl w:val="0"/>
        <w:numId w:val="16"/>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Returns the homepage (index.html)</w:t>
      </w:r>
    </w:ins>
  </w:p>
  <w:p w:rsidR="00000000" w:rsidDel="00000000" w:rsidP="00000000" w:rsidRDefault="00000000" w:rsidRPr="00000000" w14:paraId="0000097D">
    <w:pPr>
      <w:numPr>
        <w:ilvl w:val="0"/>
        <w:numId w:val="16"/>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No form processing logic</w:t>
      </w:r>
    </w:ins>
  </w:p>
  <w:p w:rsidR="00000000" w:rsidDel="00000000" w:rsidP="00000000" w:rsidRDefault="00000000" w:rsidRPr="00000000" w14:paraId="0000097E">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agelcd4xre5k" w:id="17"/>
      <w:bookmarkEnd w:id="1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/generate-workout – Plan Generator</w:t>
      </w:r>
    </w:ins>
  </w:p>
  <w:p w:rsidR="00000000" w:rsidDel="00000000" w:rsidP="00000000" w:rsidRDefault="00000000" w:rsidRPr="00000000" w14:paraId="0000097F">
    <w:pPr>
      <w:numPr>
        <w:ilvl w:val="0"/>
        <w:numId w:val="26"/>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Receives user input using FastAPI’s Form(...)</w:t>
      </w:r>
    </w:ins>
  </w:p>
  <w:p w:rsidR="00000000" w:rsidDel="00000000" w:rsidP="00000000" w:rsidRDefault="00000000" w:rsidRPr="00000000" w14:paraId="00000980">
    <w:pPr>
      <w:numPr>
        <w:ilvl w:val="0"/>
        <w:numId w:val="26"/>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Constructs a UserInput Pydantic model</w:t>
      </w:r>
    </w:ins>
  </w:p>
  <w:p w:rsidR="00000000" w:rsidDel="00000000" w:rsidP="00000000" w:rsidRDefault="00000000" w:rsidRPr="00000000" w14:paraId="00000981">
    <w:pPr>
      <w:numPr>
        <w:ilvl w:val="0"/>
        <w:numId w:val="26"/>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w:t>
      </w:r>
    </w:ins>
  </w:p>
  <w:p w:rsidR="00000000" w:rsidDel="00000000" w:rsidP="00000000" w:rsidRDefault="00000000" w:rsidRPr="00000000" w14:paraId="00000982">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generate_workout_gemini(...) → Generates workout plan via Gemini 1.5 Pro</w:t>
      </w:r>
    </w:ins>
  </w:p>
  <w:p w:rsidR="00000000" w:rsidDel="00000000" w:rsidP="00000000" w:rsidRDefault="00000000" w:rsidRPr="00000000" w14:paraId="00000983">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tl w:val="0"/>
        </w:rPr>
      </w:r>
    </w:ins>
  </w:p>
  <w:p w:rsidR="00000000" w:rsidDel="00000000" w:rsidP="00000000" w:rsidRDefault="00000000" w:rsidRPr="00000000" w14:paraId="00000984">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tl w:val="0"/>
        </w:rPr>
      </w:r>
    </w:ins>
  </w:p>
  <w:p w:rsidR="00000000" w:rsidDel="00000000" w:rsidP="00000000" w:rsidRDefault="00000000" w:rsidRPr="00000000" w14:paraId="00000985">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tl w:val="0"/>
        </w:rPr>
      </w:r>
    </w:ins>
  </w:p>
  <w:p w:rsidR="00000000" w:rsidDel="00000000" w:rsidP="00000000" w:rsidRDefault="00000000" w:rsidRPr="00000000" w14:paraId="00000986">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tl w:val="0"/>
        </w:rPr>
      </w:r>
    </w:ins>
  </w:p>
  <w:p w:rsidR="00000000" w:rsidDel="00000000" w:rsidP="00000000" w:rsidRDefault="00000000" w:rsidRPr="00000000" w14:paraId="00000987">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tl w:val="0"/>
        </w:rPr>
      </w:r>
    </w:ins>
  </w:p>
  <w:p w:rsidR="00000000" w:rsidDel="00000000" w:rsidP="00000000" w:rsidRDefault="00000000" w:rsidRPr="00000000" w14:paraId="00000988">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tl w:val="0"/>
        </w:rPr>
      </w:r>
    </w:ins>
  </w:p>
  <w:p w:rsidR="00000000" w:rsidDel="00000000" w:rsidP="00000000" w:rsidRDefault="00000000" w:rsidRPr="00000000" w14:paraId="00000989">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color w:val="188038"/>
      </w:rPr>
    </w:pPr>
    <w:ins w:author="Prajan Prajan" w:id="51" w:date="2026-09-23T04:47:34Z">
      <w:r w:rsidDel="00000000" w:rsidR="00000000" w:rsidRPr="00000000">
        <w:rPr>
          <w:rFonts w:ascii="Cambria" w:cs="Cambria" w:eastAsia="Cambria" w:hAnsi="Cambria"/>
          <w:b w:val="1"/>
          <w:bCs w:val="1"/>
          <w:color w:val="188038"/>
          <w:u w:val="single"/>
          <w:rtl w:val="0"/>
          <w:rPrChange w:author="Prajan Prajan" w:id="53" w:date="2026-09-23T04:47:34Z">
            <w:rPr/>
          </w:rPrChange>
        </w:rPr>
        <w:t xml:space="preserve">generate_nutrition_tip_with_flash(...) → Gets nutrition tip via Gemini Flash</w:t>
      </w:r>
    </w:ins>
  </w:p>
  <w:p w:rsidR="00000000" w:rsidDel="00000000" w:rsidP="00000000" w:rsidRDefault="00000000" w:rsidRPr="00000000" w14:paraId="0000098A">
    <w:pPr>
      <w:numPr>
        <w:ilvl w:val="0"/>
        <w:numId w:val="26"/>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Stores:</w:t>
      </w:r>
    </w:ins>
  </w:p>
  <w:p w:rsidR="00000000" w:rsidDel="00000000" w:rsidP="00000000" w:rsidRDefault="00000000" w:rsidRPr="00000000" w14:paraId="0000098B">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details with save_user(...)</w:t>
      </w:r>
    </w:ins>
  </w:p>
  <w:p w:rsidR="00000000" w:rsidDel="00000000" w:rsidP="00000000" w:rsidRDefault="00000000" w:rsidRPr="00000000" w14:paraId="0000098C">
    <w:pPr>
      <w:numPr>
        <w:ilvl w:val="1"/>
        <w:numId w:val="26"/>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Plan with save_plan(...)</w:t>
      </w:r>
    </w:ins>
  </w:p>
  <w:p w:rsidR="00000000" w:rsidDel="00000000" w:rsidP="00000000" w:rsidRDefault="00000000" w:rsidRPr="00000000" w14:paraId="0000098D">
    <w:pPr>
      <w:numPr>
        <w:ilvl w:val="0"/>
        <w:numId w:val="26"/>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Returns result.html with dynamic data</w:t>
      </w:r>
    </w:ins>
  </w:p>
  <w:p w:rsidR="00000000" w:rsidDel="00000000" w:rsidP="00000000" w:rsidRDefault="00000000" w:rsidRPr="00000000" w14:paraId="0000098E">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5srsfmsngaz8" w:id="18"/>
      <w:bookmarkEnd w:id="1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/submit-feedback – Update Plan with Feedback</w:t>
      </w:r>
    </w:ins>
  </w:p>
  <w:p w:rsidR="00000000" w:rsidDel="00000000" w:rsidP="00000000" w:rsidRDefault="00000000" w:rsidRPr="00000000" w14:paraId="0000098F">
    <w:pPr>
      <w:numPr>
        <w:ilvl w:val="0"/>
        <w:numId w:val="10"/>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Captures feedback and user_id</w:t>
      </w:r>
    </w:ins>
  </w:p>
  <w:p w:rsidR="00000000" w:rsidDel="00000000" w:rsidP="00000000" w:rsidRDefault="00000000" w:rsidRPr="00000000" w14:paraId="00000990">
    <w:pPr>
      <w:numPr>
        <w:ilvl w:val="0"/>
        <w:numId w:val="10"/>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Retrieves original plan from DB</w:t>
      </w:r>
    </w:ins>
  </w:p>
  <w:p w:rsidR="00000000" w:rsidDel="00000000" w:rsidP="00000000" w:rsidRDefault="00000000" w:rsidRPr="00000000" w14:paraId="00000991">
    <w:pPr>
      <w:numPr>
        <w:ilvl w:val="0"/>
        <w:numId w:val="10"/>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Uses update_workout_plan(...) to revise the plan via Gemini 1.5 Pro</w:t>
      </w:r>
    </w:ins>
  </w:p>
  <w:p w:rsidR="00000000" w:rsidDel="00000000" w:rsidP="00000000" w:rsidRDefault="00000000" w:rsidRPr="00000000" w14:paraId="00000992">
    <w:pPr>
      <w:numPr>
        <w:ilvl w:val="0"/>
        <w:numId w:val="10"/>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Updates the revised plan in the DB using update_plan(...)</w:t>
      </w:r>
    </w:ins>
  </w:p>
  <w:p w:rsidR="00000000" w:rsidDel="00000000" w:rsidP="00000000" w:rsidRDefault="00000000" w:rsidRPr="00000000" w14:paraId="00000993">
    <w:pPr>
      <w:numPr>
        <w:ilvl w:val="0"/>
        <w:numId w:val="10"/>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Renders updated result on result.html</w:t>
      </w:r>
    </w:ins>
  </w:p>
  <w:p w:rsidR="00000000" w:rsidDel="00000000" w:rsidP="00000000" w:rsidRDefault="00000000" w:rsidRPr="00000000" w14:paraId="00000994">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eva2j9hc1bjq" w:id="19"/>
      <w:bookmarkEnd w:id="19"/>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/view-all-users – Admin View</w:t>
      </w:r>
    </w:ins>
  </w:p>
  <w:p w:rsidR="00000000" w:rsidDel="00000000" w:rsidP="00000000" w:rsidRDefault="00000000" w:rsidRPr="00000000" w14:paraId="00000995">
    <w:pPr>
      <w:numPr>
        <w:ilvl w:val="0"/>
        <w:numId w:val="25"/>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Calls get_all_users() and get_all_plans() to fetch DB records</w:t>
      </w:r>
    </w:ins>
  </w:p>
  <w:p w:rsidR="00000000" w:rsidDel="00000000" w:rsidP="00000000" w:rsidRDefault="00000000" w:rsidRPr="00000000" w14:paraId="00000996">
    <w:pPr>
      <w:numPr>
        <w:ilvl w:val="0"/>
        <w:numId w:val="25"/>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Passes them to all_users.html</w:t>
      </w:r>
    </w:ins>
  </w:p>
  <w:p w:rsidR="00000000" w:rsidDel="00000000" w:rsidP="00000000" w:rsidRDefault="00000000" w:rsidRPr="00000000" w14:paraId="00000997">
    <w:pPr>
      <w:numPr>
        <w:ilvl w:val="0"/>
        <w:numId w:val="25"/>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Admin can view:</w:t>
      </w:r>
    </w:ins>
  </w:p>
  <w:p w:rsidR="00000000" w:rsidDel="00000000" w:rsidP="00000000" w:rsidRDefault="00000000" w:rsidRPr="00000000" w14:paraId="00000998">
    <w:pPr>
      <w:numPr>
        <w:ilvl w:val="1"/>
        <w:numId w:val="25"/>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Username, Age, Weight, Goal, Intensity</w:t>
      </w:r>
    </w:ins>
  </w:p>
  <w:p w:rsidR="00000000" w:rsidDel="00000000" w:rsidP="00000000" w:rsidRDefault="00000000" w:rsidRPr="00000000" w14:paraId="00000999">
    <w:pPr>
      <w:numPr>
        <w:ilvl w:val="1"/>
        <w:numId w:val="25"/>
      </w:numPr>
      <w:spacing w:after="24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Original and updated workout plans</w:t>
      </w:r>
    </w:ins>
  </w:p>
  <w:p w:rsidR="00000000" w:rsidDel="00000000" w:rsidP="00000000" w:rsidRDefault="00000000" w:rsidRPr="00000000" w14:paraId="0000099A">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Integrate Gemini AI Responses in Each Function</w:t>
      </w:r>
    </w:ins>
  </w:p>
  <w:p w:rsidR="00000000" w:rsidDel="00000000" w:rsidP="00000000" w:rsidRDefault="00000000" w:rsidRPr="00000000" w14:paraId="0000099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AI-related route calls Google’s Gemini models with specific prompts:</w:t>
      </w:r>
    </w:ins>
  </w:p>
  <w:p w:rsidR="00000000" w:rsidDel="00000000" w:rsidP="00000000" w:rsidRDefault="00000000" w:rsidRPr="00000000" w14:paraId="0000099C">
    <w:pPr>
      <w:numPr>
        <w:ilvl w:val="0"/>
        <w:numId w:val="24"/>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Generation:</w:t>
        <w:br w:type="textWrapping"/>
        <w:t xml:space="preserve"> generate_workout_gemini() sends fitness goal and intensity to Gemini Pro to return a structured 7-day workout plan.</w:t>
      </w:r>
    </w:ins>
  </w:p>
  <w:p w:rsidR="00000000" w:rsidDel="00000000" w:rsidP="00000000" w:rsidRDefault="00000000" w:rsidRPr="00000000" w14:paraId="0000099D">
    <w:pPr>
      <w:numPr>
        <w:ilvl w:val="0"/>
        <w:numId w:val="24"/>
      </w:numPr>
      <w:spacing w:after="0" w:afterAutospacing="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 Generation:</w:t>
        <w:br w:type="textWrapping"/>
        <w:t xml:space="preserve"> generate_nutrition_tip_with_flash() uses Gemini Flash to generate a practical tip related to the user’s fitness goal.</w:t>
      </w:r>
    </w:ins>
  </w:p>
  <w:p w:rsidR="00000000" w:rsidDel="00000000" w:rsidP="00000000" w:rsidRDefault="00000000" w:rsidRPr="00000000" w14:paraId="0000099E">
    <w:pPr>
      <w:numPr>
        <w:ilvl w:val="0"/>
        <w:numId w:val="24"/>
      </w:numPr>
      <w:spacing w:after="240" w:before="0" w:beforeAutospacing="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 Update via Feedback:</w:t>
        <w:br w:type="textWrapping"/>
        <w:t xml:space="preserve"> update_workout_plan() passes original plan + user feedback to Gemini Pro and returns a revised plan.</w:t>
      </w:r>
    </w:ins>
  </w:p>
  <w:p w:rsidR="00000000" w:rsidDel="00000000" w:rsidP="00000000" w:rsidRDefault="00000000" w:rsidRPr="00000000" w14:paraId="0000099F">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responses are returned to the user through result.html, maintaining clarity using &lt;pre&gt; blocks for formatting.</w:t>
      </w:r>
    </w:ins>
  </w:p>
  <w:p w:rsidR="00000000" w:rsidDel="00000000" w:rsidP="00000000" w:rsidRDefault="00000000" w:rsidRPr="00000000" w14:paraId="000009A0">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Workout generation route Nutrition/Recovery tip generation route</w:t>
      </w:r>
    </w:ins>
  </w:p>
  <w:p w:rsidR="00000000" w:rsidDel="00000000" w:rsidP="00000000" w:rsidRDefault="00000000" w:rsidRPr="00000000" w14:paraId="000009A1">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940703" cy="1856062"/>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ins>
  </w:p>
  <w:p w:rsidR="00000000" w:rsidDel="00000000" w:rsidP="00000000" w:rsidRDefault="00000000" w:rsidRPr="00000000" w14:paraId="000009A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5">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6">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8">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A9">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Nutrition/Recovery tip generation route</w:t>
      </w:r>
    </w:ins>
  </w:p>
  <w:p w:rsidR="00000000" w:rsidDel="00000000" w:rsidP="00000000" w:rsidRDefault="00000000" w:rsidRPr="00000000" w14:paraId="000009AA">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509963" cy="1221649"/>
            <wp:effectExtent b="0" l="0" r="0" t="0"/>
            <wp:docPr id="7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ins>
  </w:p>
  <w:p w:rsidR="00000000" w:rsidDel="00000000" w:rsidP="00000000" w:rsidRDefault="00000000" w:rsidRPr="00000000" w14:paraId="000009AB">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Saving user info and plan generation route</w:t>
      </w:r>
    </w:ins>
  </w:p>
  <w:p w:rsidR="00000000" w:rsidDel="00000000" w:rsidP="00000000" w:rsidRDefault="00000000" w:rsidRPr="00000000" w14:paraId="000009AC">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3644900"/>
            <wp:effectExtent b="0" l="0" r="0" t="0"/>
            <wp:docPr id="68"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ins>
  </w:p>
  <w:p w:rsidR="00000000" w:rsidDel="00000000" w:rsidP="00000000" w:rsidRDefault="00000000" w:rsidRPr="00000000" w14:paraId="000009AD">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 Feedback and update plan route</w:t>
      </w:r>
    </w:ins>
  </w:p>
  <w:p w:rsidR="00000000" w:rsidDel="00000000" w:rsidP="00000000" w:rsidRDefault="00000000" w:rsidRPr="00000000" w14:paraId="000009AE">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862388" cy="1448395"/>
            <wp:effectExtent b="0" l="0" r="0" t="0"/>
            <wp:docPr id="8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ins>
  </w:p>
  <w:p w:rsidR="00000000" w:rsidDel="00000000" w:rsidP="00000000" w:rsidRDefault="00000000" w:rsidRPr="00000000" w14:paraId="000009AF">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B0">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B1">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Frontend Development </w:t>
      </w:r>
    </w:ins>
  </w:p>
  <w:p w:rsidR="00000000" w:rsidDel="00000000" w:rsidP="00000000" w:rsidRDefault="00000000" w:rsidRPr="00000000" w14:paraId="000009B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ins>
  </w:p>
  <w:p w:rsidR="00000000" w:rsidDel="00000000" w:rsidP="00000000" w:rsidRDefault="00000000" w:rsidRPr="00000000" w14:paraId="000009B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B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B5">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4.1 Designing and Developing the User Interface</w:t>
      </w:r>
    </w:ins>
  </w:p>
  <w:p w:rsidR="00000000" w:rsidDel="00000000" w:rsidP="00000000" w:rsidRDefault="00000000" w:rsidRPr="00000000" w14:paraId="000009B6">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B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Set Up the Base HTML Structure</w:t>
      </w:r>
    </w:ins>
  </w:p>
  <w:p w:rsidR="00000000" w:rsidDel="00000000" w:rsidP="00000000" w:rsidRDefault="00000000" w:rsidRPr="00000000" w14:paraId="000009B8">
    <w:pPr>
      <w:numPr>
        <w:ilvl w:val="0"/>
        <w:numId w:val="21"/>
      </w:numPr>
      <w:spacing w:after="0" w:afterAutospacing="0" w:before="240" w:lineRule="auto"/>
      <w:ind w:left="72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Developed index.html as the main entry point for user input.</w:t>
      </w:r>
    </w:ins>
  </w:p>
  <w:p w:rsidR="00000000" w:rsidDel="00000000" w:rsidP="00000000" w:rsidRDefault="00000000" w:rsidRPr="00000000" w14:paraId="000009B9">
    <w:pPr>
      <w:numPr>
        <w:ilvl w:val="0"/>
        <w:numId w:val="2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Structured the form to capture:</w:t>
      </w:r>
    </w:ins>
  </w:p>
  <w:p w:rsidR="00000000" w:rsidDel="00000000" w:rsidP="00000000" w:rsidRDefault="00000000" w:rsidRPr="00000000" w14:paraId="000009BA">
    <w:pPr>
      <w:numPr>
        <w:ilvl w:val="1"/>
        <w:numId w:val="21"/>
      </w:numPr>
      <w:spacing w:after="0" w:afterAutospacing="0" w:before="0" w:beforeAutospacing="0" w:lineRule="auto"/>
      <w:ind w:left="1440" w:hanging="360"/>
      <w:rPr>
        <w:ins w:author="Prajan Prajan" w:id="51" w:date="2026-09-23T04:47:34Z"/>
        <w:rFonts w:ascii="Cambria" w:cs="Cambria" w:eastAsia="Cambria" w:hAnsi="Cambria"/>
        <w:b w:val="1"/>
        <w:bCs w:val="1"/>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username, user_id, age, weight, goal, and intensity.</w:t>
      </w:r>
    </w:ins>
  </w:p>
  <w:p w:rsidR="00000000" w:rsidDel="00000000" w:rsidP="00000000" w:rsidRDefault="00000000" w:rsidRPr="00000000" w14:paraId="000009BB">
    <w:pPr>
      <w:numPr>
        <w:ilvl w:val="0"/>
        <w:numId w:val="2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field is properly labeled and grouped using semantic HTML.</w:t>
      </w:r>
    </w:ins>
  </w:p>
  <w:p w:rsidR="00000000" w:rsidDel="00000000" w:rsidP="00000000" w:rsidRDefault="00000000" w:rsidRPr="00000000" w14:paraId="000009BC">
    <w:pPr>
      <w:numPr>
        <w:ilvl w:val="0"/>
        <w:numId w:val="2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design uses a gym-themed background image, Google Fonts (Roboto), and bold typography to create a clean, fitness-oriented interface.</w:t>
      </w:r>
    </w:ins>
  </w:p>
  <w:p w:rsidR="00000000" w:rsidDel="00000000" w:rsidP="00000000" w:rsidRDefault="00000000" w:rsidRPr="00000000" w14:paraId="000009BD">
    <w:pPr>
      <w:numPr>
        <w:ilvl w:val="0"/>
        <w:numId w:val="21"/>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Navigation is kept minimal for focus, and user flow directs clearly from input to output.</w:t>
      </w:r>
    </w:ins>
  </w:p>
  <w:p w:rsidR="00000000" w:rsidDel="00000000" w:rsidP="00000000" w:rsidRDefault="00000000" w:rsidRPr="00000000" w14:paraId="000009BE">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ila0fvn499df" w:id="20"/>
      <w:bookmarkEnd w:id="20"/>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Design a Responsive Layout Using CSS</w:t>
      </w:r>
    </w:ins>
  </w:p>
  <w:p w:rsidR="00000000" w:rsidDel="00000000" w:rsidP="00000000" w:rsidRDefault="00000000" w:rsidRPr="00000000" w14:paraId="000009BF">
    <w:pPr>
      <w:numPr>
        <w:ilvl w:val="0"/>
        <w:numId w:val="31"/>
      </w:numPr>
      <w:spacing w:after="0" w:afterAutospacing="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Embedded CSS styles were applied directly in each HTML file.</w:t>
      </w:r>
    </w:ins>
  </w:p>
  <w:p w:rsidR="00000000" w:rsidDel="00000000" w:rsidP="00000000" w:rsidRDefault="00000000" w:rsidRPr="00000000" w14:paraId="000009C0">
    <w:pPr>
      <w:numPr>
        <w:ilvl w:val="0"/>
        <w:numId w:val="3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Layouts use Flexbox to center content both vertically and horizontally.</w:t>
      </w:r>
    </w:ins>
  </w:p>
  <w:p w:rsidR="00000000" w:rsidDel="00000000" w:rsidP="00000000" w:rsidRDefault="00000000" w:rsidRPr="00000000" w14:paraId="000009C1">
    <w:pPr>
      <w:numPr>
        <w:ilvl w:val="0"/>
        <w:numId w:val="3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Media queries ensure mobile responsiveness.</w:t>
      </w:r>
    </w:ins>
  </w:p>
  <w:p w:rsidR="00000000" w:rsidDel="00000000" w:rsidP="00000000" w:rsidRDefault="00000000" w:rsidRPr="00000000" w14:paraId="000009C2">
    <w:pPr>
      <w:numPr>
        <w:ilvl w:val="0"/>
        <w:numId w:val="3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Buttons have consistent styling with hover effects.</w:t>
      </w:r>
    </w:ins>
  </w:p>
  <w:p w:rsidR="00000000" w:rsidDel="00000000" w:rsidP="00000000" w:rsidRDefault="00000000" w:rsidRPr="00000000" w14:paraId="000009C3">
    <w:pPr>
      <w:numPr>
        <w:ilvl w:val="0"/>
        <w:numId w:val="31"/>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Input fields and result blocks have adequate padding, shadows, and rounded corners for modern aesthetics.</w:t>
      </w:r>
    </w:ins>
  </w:p>
  <w:p w:rsidR="00000000" w:rsidDel="00000000" w:rsidP="00000000" w:rsidRDefault="00000000" w:rsidRPr="00000000" w14:paraId="000009C4">
    <w:pPr>
      <w:numPr>
        <w:ilvl w:val="0"/>
        <w:numId w:val="31"/>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Overall color scheme supports readability on a dark background.</w:t>
      </w:r>
    </w:ins>
  </w:p>
  <w:p w:rsidR="00000000" w:rsidDel="00000000" w:rsidP="00000000" w:rsidRDefault="00000000" w:rsidRPr="00000000" w14:paraId="000009C5">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1sopjzy4ldco" w:id="21"/>
      <w:bookmarkEnd w:id="21"/>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Create Separate Pages for Each Core Functionality</w:t>
      </w:r>
    </w:ins>
  </w:p>
  <w:p w:rsidR="00000000" w:rsidDel="00000000" w:rsidP="00000000" w:rsidRDefault="00000000" w:rsidRPr="00000000" w14:paraId="000009C6">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Three Jinja2-powered HTML templates were created under /templates:</w:t>
      </w:r>
    </w:ins>
  </w:p>
  <w:p w:rsidR="00000000" w:rsidDel="00000000" w:rsidP="00000000" w:rsidRDefault="00000000" w:rsidRPr="00000000" w14:paraId="000009C7">
    <w:pPr>
      <w:numPr>
        <w:ilvl w:val="0"/>
        <w:numId w:val="18"/>
      </w:numPr>
      <w:spacing w:after="0" w:afterAutospacing="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A user input form with fields for fitness goal, intensity, and basic personal information.</w:t>
      </w:r>
    </w:ins>
  </w:p>
  <w:p w:rsidR="00000000" w:rsidDel="00000000" w:rsidP="00000000" w:rsidRDefault="00000000" w:rsidRPr="00000000" w14:paraId="000009C8">
    <w:pPr>
      <w:numPr>
        <w:ilvl w:val="0"/>
        <w:numId w:val="18"/>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Displays the 7-day AI generated workout plan, a nutrition tip, and accepts user feedback.</w:t>
      </w:r>
    </w:ins>
  </w:p>
  <w:p w:rsidR="00000000" w:rsidDel="00000000" w:rsidP="00000000" w:rsidRDefault="00000000" w:rsidRPr="00000000" w14:paraId="000009C9">
    <w:pPr>
      <w:numPr>
        <w:ilvl w:val="0"/>
        <w:numId w:val="18"/>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Admin panel to view and delete users and review both original and updated plans.</w:t>
      </w:r>
    </w:ins>
  </w:p>
  <w:p w:rsidR="00000000" w:rsidDel="00000000" w:rsidP="00000000" w:rsidRDefault="00000000" w:rsidRPr="00000000" w14:paraId="000009CA">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Templates are modular, and UI transitions smoothly between steps.</w:t>
      </w:r>
    </w:ins>
  </w:p>
  <w:p w:rsidR="00000000" w:rsidDel="00000000" w:rsidP="00000000" w:rsidRDefault="00000000" w:rsidRPr="00000000" w14:paraId="000009CB">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Forms are submitted to specific FastAPI endpoints via POST methods</w:t>
      </w:r>
    </w:ins>
  </w:p>
  <w:p w:rsidR="00000000" w:rsidDel="00000000" w:rsidP="00000000" w:rsidRDefault="00000000" w:rsidRPr="00000000" w14:paraId="000009CC">
    <w:pPr>
      <w:pStyle w:val="Heading2"/>
      <w:keepNext w:val="0"/>
      <w:keepLines w:val="0"/>
      <w:spacing w:after="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5hvkd9trf073" w:id="22"/>
      <w:bookmarkEnd w:id="22"/>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4.2 Creating Dynamic Templates with FastAPI’s Jinja2</w:t>
      </w:r>
    </w:ins>
  </w:p>
  <w:p w:rsidR="00000000" w:rsidDel="00000000" w:rsidP="00000000" w:rsidRDefault="00000000" w:rsidRPr="00000000" w14:paraId="000009CD">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Integrate Jinja2 Templating for Dynamic Content Rendering</w:t>
      </w:r>
    </w:ins>
  </w:p>
  <w:p w:rsidR="00000000" w:rsidDel="00000000" w:rsidP="00000000" w:rsidRDefault="00000000" w:rsidRPr="00000000" w14:paraId="000009CE">
    <w:pPr>
      <w:numPr>
        <w:ilvl w:val="0"/>
        <w:numId w:val="17"/>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Used FastAPI’s Jinja2Templates for template rendering:</w:t>
      </w:r>
    </w:ins>
  </w:p>
  <w:p w:rsidR="00000000" w:rsidDel="00000000" w:rsidP="00000000" w:rsidRDefault="00000000" w:rsidRPr="00000000" w14:paraId="000009CF">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D0">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D1">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from fastapi.templating import Jinja2Templates</w:t>
      </w:r>
    </w:ins>
  </w:p>
  <w:p w:rsidR="00000000" w:rsidDel="00000000" w:rsidP="00000000" w:rsidRDefault="00000000" w:rsidRPr="00000000" w14:paraId="000009D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BASE_DIR = os.path.dirname(os.path.abspath(__file__))</w:t>
      </w:r>
    </w:ins>
  </w:p>
  <w:p w:rsidR="00000000" w:rsidDel="00000000" w:rsidP="00000000" w:rsidRDefault="00000000" w:rsidRPr="00000000" w14:paraId="000009D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TEMPLATE_DIR = os.path.join(BASE_DIR, "templates")</w:t>
      </w:r>
    </w:ins>
  </w:p>
  <w:p w:rsidR="00000000" w:rsidDel="00000000" w:rsidP="00000000" w:rsidRDefault="00000000" w:rsidRPr="00000000" w14:paraId="000009D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templates = Jinja2Templates(directory=TEMPLATE_DIR)</w:t>
      </w:r>
    </w:ins>
  </w:p>
  <w:p w:rsidR="00000000" w:rsidDel="00000000" w:rsidP="00000000" w:rsidRDefault="00000000" w:rsidRPr="00000000" w14:paraId="000009D5">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D6">
    <w:pPr>
      <w:numPr>
        <w:ilvl w:val="0"/>
        <w:numId w:val="1"/>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Each route uses TemplateResponse to render the proper HTML with passed context:</w:t>
      </w:r>
    </w:ins>
  </w:p>
  <w:p w:rsidR="00000000" w:rsidDel="00000000" w:rsidP="00000000" w:rsidRDefault="00000000" w:rsidRPr="00000000" w14:paraId="000009D7">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3024188" cy="1627914"/>
            <wp:effectExtent b="0" l="0" r="0" t="0"/>
            <wp:docPr id="6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ins>
  </w:p>
  <w:p w:rsidR="00000000" w:rsidDel="00000000" w:rsidP="00000000" w:rsidRDefault="00000000" w:rsidRPr="00000000" w14:paraId="000009D8">
    <w:pPr>
      <w:numPr>
        <w:ilvl w:val="0"/>
        <w:numId w:val="12"/>
      </w:numPr>
      <w:ind w:left="144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allows dynamic plan and nutrition tip display after form submission.</w:t>
      </w:r>
    </w:ins>
  </w:p>
  <w:p w:rsidR="00000000" w:rsidDel="00000000" w:rsidP="00000000" w:rsidRDefault="00000000" w:rsidRPr="00000000" w14:paraId="000009D9">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lerxnj1mc1wp" w:id="23"/>
      <w:bookmarkEnd w:id="23"/>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Bind Backend Data to HTML Templates</w:t>
      </w:r>
    </w:ins>
  </w:p>
  <w:p w:rsidR="00000000" w:rsidDel="00000000" w:rsidP="00000000" w:rsidRDefault="00000000" w:rsidRPr="00000000" w14:paraId="000009DA">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ldqjbc144pgq" w:id="24"/>
      <w:bookmarkEnd w:id="24"/>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index.html</w:t>
      </w:r>
    </w:ins>
  </w:p>
  <w:p w:rsidR="00000000" w:rsidDel="00000000" w:rsidP="00000000" w:rsidRDefault="00000000" w:rsidRPr="00000000" w14:paraId="000009DB">
    <w:pPr>
      <w:numPr>
        <w:ilvl w:val="0"/>
        <w:numId w:val="32"/>
      </w:numPr>
      <w:spacing w:after="0" w:afterAutospacing="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Form elements use name="..." to bind to backend Form(...) parameters.</w:t>
      </w:r>
    </w:ins>
  </w:p>
  <w:p w:rsidR="00000000" w:rsidDel="00000000" w:rsidP="00000000" w:rsidRDefault="00000000" w:rsidRPr="00000000" w14:paraId="000009DC">
    <w:pPr>
      <w:numPr>
        <w:ilvl w:val="0"/>
        <w:numId w:val="32"/>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Submits data to /generate-workout.</w:t>
      </w:r>
    </w:ins>
  </w:p>
  <w:p w:rsidR="00000000" w:rsidDel="00000000" w:rsidP="00000000" w:rsidRDefault="00000000" w:rsidRPr="00000000" w14:paraId="000009DD">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6kq8sq8xqtf0" w:id="25"/>
      <w:bookmarkEnd w:id="25"/>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result.html</w:t>
      </w:r>
    </w:ins>
  </w:p>
  <w:p w:rsidR="00000000" w:rsidDel="00000000" w:rsidP="00000000" w:rsidRDefault="00000000" w:rsidRPr="00000000" w14:paraId="000009DE">
    <w:pPr>
      <w:numPr>
        <w:ilvl w:val="0"/>
        <w:numId w:val="29"/>
      </w:numPr>
      <w:spacing w:after="0" w:afterAutospacing="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Uses:</w:t>
      </w:r>
    </w:ins>
  </w:p>
  <w:p w:rsidR="00000000" w:rsidDel="00000000" w:rsidP="00000000" w:rsidRDefault="00000000" w:rsidRPr="00000000" w14:paraId="000009DF">
    <w:pPr>
      <w:numPr>
        <w:ilvl w:val="1"/>
        <w:numId w:val="29"/>
      </w:numPr>
      <w:spacing w:after="0" w:afterAutospacing="0" w:before="0" w:beforeAutospacing="0" w:lineRule="auto"/>
      <w:ind w:left="144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username }}, {{ goal }}, {{ intensity }}, etc. to show user data.</w:t>
      </w:r>
    </w:ins>
  </w:p>
  <w:p w:rsidR="00000000" w:rsidDel="00000000" w:rsidP="00000000" w:rsidRDefault="00000000" w:rsidRPr="00000000" w14:paraId="000009E0">
    <w:pPr>
      <w:numPr>
        <w:ilvl w:val="1"/>
        <w:numId w:val="29"/>
      </w:numPr>
      <w:spacing w:after="0" w:afterAutospacing="0" w:before="0" w:beforeAutospacing="0" w:lineRule="auto"/>
      <w:ind w:left="144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workout_plan }} and {{ nutrition_tip }} to show AI-generated results.</w:t>
      </w:r>
    </w:ins>
  </w:p>
  <w:p w:rsidR="00000000" w:rsidDel="00000000" w:rsidP="00000000" w:rsidRDefault="00000000" w:rsidRPr="00000000" w14:paraId="000009E1">
    <w:pPr>
      <w:numPr>
        <w:ilvl w:val="0"/>
        <w:numId w:val="29"/>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Includes a feedback form submitted via POST to /submit-feedback.</w:t>
      </w:r>
    </w:ins>
  </w:p>
  <w:p w:rsidR="00000000" w:rsidDel="00000000" w:rsidP="00000000" w:rsidRDefault="00000000" w:rsidRPr="00000000" w14:paraId="000009E2">
    <w:pPr>
      <w:pStyle w:val="Heading4"/>
      <w:keepNext w:val="0"/>
      <w:keepLines w:val="0"/>
      <w:spacing w:after="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c3353cuf433r" w:id="26"/>
      <w:bookmarkEnd w:id="26"/>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all_users.html</w:t>
      </w:r>
    </w:ins>
  </w:p>
  <w:p w:rsidR="00000000" w:rsidDel="00000000" w:rsidP="00000000" w:rsidRDefault="00000000" w:rsidRPr="00000000" w14:paraId="000009E3">
    <w:pPr>
      <w:numPr>
        <w:ilvl w:val="0"/>
        <w:numId w:val="5"/>
      </w:numPr>
      <w:spacing w:after="24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6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503279" cy="1660322"/>
                    </a:xfrm>
                    <a:prstGeom prst="rect"/>
                    <a:ln/>
                  </pic:spPr>
                </pic:pic>
              </a:graphicData>
            </a:graphic>
          </wp:anchor>
        </w:drawing>
      </w:r>
    </w:ins>
  </w:p>
  <w:p w:rsidR="00000000" w:rsidDel="00000000" w:rsidP="00000000" w:rsidRDefault="00000000" w:rsidRPr="00000000" w14:paraId="000009E4">
    <w:pPr>
      <w:spacing w:after="240" w:before="240" w:lineRule="auto"/>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5">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6">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8">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9">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A">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B">
    <w:pPr>
      <w:pStyle w:val="Heading3"/>
      <w:keepNext w:val="0"/>
      <w:keepLines w:val="0"/>
      <w:spacing w:before="280" w:lin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mjvixaa2y48k" w:id="27"/>
      <w:bookmarkEnd w:id="27"/>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Milestone 5. Deployment</w:t>
      </w:r>
    </w:ins>
  </w:p>
  <w:p w:rsidR="00000000" w:rsidDel="00000000" w:rsidP="00000000" w:rsidRDefault="00000000" w:rsidRPr="00000000" w14:paraId="000009EC">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t>
      </w:r>
    </w:ins>
  </w:p>
  <w:p w:rsidR="00000000" w:rsidDel="00000000" w:rsidP="00000000" w:rsidRDefault="00000000" w:rsidRPr="00000000" w14:paraId="000009ED">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EE">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5.1: Preparing the Application for Local Deployment</w:t>
      </w:r>
    </w:ins>
  </w:p>
  <w:p w:rsidR="00000000" w:rsidDel="00000000" w:rsidP="00000000" w:rsidRDefault="00000000" w:rsidRPr="00000000" w14:paraId="000009EF">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F0">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Set up a virtual environment </w:t>
      </w:r>
    </w:ins>
  </w:p>
  <w:p w:rsidR="00000000" w:rsidDel="00000000" w:rsidP="00000000" w:rsidRDefault="00000000" w:rsidRPr="00000000" w14:paraId="000009F1">
    <w:pPr>
      <w:numPr>
        <w:ilvl w:val="0"/>
        <w:numId w:val="3"/>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Create a virtual environment to manage dependencies and isolate the FitBuddy project from other environments.</w:t>
      </w:r>
    </w:ins>
  </w:p>
  <w:p w:rsidR="00000000" w:rsidDel="00000000" w:rsidP="00000000" w:rsidRDefault="00000000" w:rsidRPr="00000000" w14:paraId="000009F2">
    <w:pPr>
      <w:numPr>
        <w:ilvl w:val="0"/>
        <w:numId w:val="3"/>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Activate the environment and install all necessary dependencies listed in the requirements.txt file, including FastAPI, Uvicorn, SQLAlchemy, and Google Generative AI SDK.</w:t>
      </w:r>
    </w:ins>
  </w:p>
  <w:p w:rsidR="00000000" w:rsidDel="00000000" w:rsidP="00000000" w:rsidRDefault="00000000" w:rsidRPr="00000000" w14:paraId="000009F3">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python -m venv venv</w:t>
      </w:r>
    </w:ins>
  </w:p>
  <w:p w:rsidR="00000000" w:rsidDel="00000000" w:rsidP="00000000" w:rsidRDefault="00000000" w:rsidRPr="00000000" w14:paraId="000009F4">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source venv/bin/activate  # On Windows: venv\Scripts\activate</w:t>
      </w:r>
    </w:ins>
  </w:p>
  <w:p w:rsidR="00000000" w:rsidDel="00000000" w:rsidP="00000000" w:rsidRDefault="00000000" w:rsidRPr="00000000" w14:paraId="000009F5">
    <w:pPr>
      <w:ind w:left="720" w:firstLine="0"/>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pip install -r requirements.txt</w:t>
      </w:r>
    </w:ins>
  </w:p>
  <w:p w:rsidR="00000000" w:rsidDel="00000000" w:rsidP="00000000" w:rsidRDefault="00000000" w:rsidRPr="00000000" w14:paraId="000009F6">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9F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Configure environment variables</w:t>
      </w:r>
    </w:ins>
  </w:p>
  <w:p w:rsidR="00000000" w:rsidDel="00000000" w:rsidP="00000000" w:rsidRDefault="00000000" w:rsidRPr="00000000" w14:paraId="000009F8">
    <w:pPr>
      <w:numPr>
        <w:ilvl w:val="0"/>
        <w:numId w:val="2"/>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 environment variables to store sensitive data such as the Gemini API Key.</w:t>
      </w:r>
    </w:ins>
  </w:p>
  <w:p w:rsidR="00000000" w:rsidDel="00000000" w:rsidP="00000000" w:rsidRDefault="00000000" w:rsidRPr="00000000" w14:paraId="000009F9">
    <w:pPr>
      <w:numPr>
        <w:ilvl w:val="0"/>
        <w:numId w:val="2"/>
      </w:numPr>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These variables can be set directly in the terminal or added to a .env file which is loaded into the application using python-dotenv.</w:t>
      </w:r>
    </w:ins>
  </w:p>
  <w:p w:rsidR="00000000" w:rsidDel="00000000" w:rsidP="00000000" w:rsidRDefault="00000000" w:rsidRPr="00000000" w14:paraId="000009FA">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                GOOGLE_API_KEY=your_gemini_api_key_here</w:t>
      </w:r>
    </w:ins>
  </w:p>
  <w:p w:rsidR="00000000" w:rsidDel="00000000" w:rsidP="00000000" w:rsidRDefault="00000000" w:rsidRPr="00000000" w14:paraId="000009FB">
    <w:pPr>
      <w:pStyle w:val="Heading3"/>
      <w:keepNext w:val="0"/>
      <w:keepLines w:val="0"/>
      <w:spacing w:before="28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xdr2euyu3vlp" w:id="28"/>
      <w:bookmarkEnd w:id="28"/>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Frontend-Backend Rendering via Jinja2</w:t>
      </w:r>
    </w:ins>
  </w:p>
  <w:p w:rsidR="00000000" w:rsidDel="00000000" w:rsidP="00000000" w:rsidRDefault="00000000" w:rsidRPr="00000000" w14:paraId="000009FC">
    <w:pPr>
      <w:spacing w:after="240" w:befor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 user interactions are facilitated via Jinja2-rendered templates:</w:t>
      </w:r>
    </w:ins>
  </w:p>
  <w:p w:rsidR="00000000" w:rsidDel="00000000" w:rsidP="00000000" w:rsidRDefault="00000000" w:rsidRPr="00000000" w14:paraId="000009FD">
    <w:pPr>
      <w:numPr>
        <w:ilvl w:val="0"/>
        <w:numId w:val="19"/>
      </w:numPr>
      <w:spacing w:after="0" w:afterAutospacing="0" w:before="24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index.html: Collects user inputs</w:t>
      </w:r>
    </w:ins>
  </w:p>
  <w:p w:rsidR="00000000" w:rsidDel="00000000" w:rsidP="00000000" w:rsidRDefault="00000000" w:rsidRPr="00000000" w14:paraId="000009FE">
    <w:pPr>
      <w:numPr>
        <w:ilvl w:val="0"/>
        <w:numId w:val="19"/>
      </w:numPr>
      <w:spacing w:after="0" w:afterAutospacing="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result.html: Displays the generated AI plan</w:t>
      </w:r>
    </w:ins>
  </w:p>
  <w:p w:rsidR="00000000" w:rsidDel="00000000" w:rsidP="00000000" w:rsidRDefault="00000000" w:rsidRPr="00000000" w14:paraId="000009FF">
    <w:pPr>
      <w:numPr>
        <w:ilvl w:val="0"/>
        <w:numId w:val="19"/>
      </w:numPr>
      <w:spacing w:after="240" w:before="0" w:beforeAutospacing="0"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all_users.html: Lists all user records for admin view</w:t>
      </w:r>
    </w:ins>
  </w:p>
  <w:p w:rsidR="00000000" w:rsidDel="00000000" w:rsidP="00000000" w:rsidRDefault="00000000" w:rsidRPr="00000000" w14:paraId="00000A00">
    <w:pPr>
      <w:pStyle w:val="Heading4"/>
      <w:keepNext w:val="0"/>
      <w:keepLines w:val="0"/>
      <w:spacing w:after="40" w:before="240" w:lin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bookmarkStart w:colFirst="0" w:colLast="0" w:name="_n6u79px7ggr9" w:id="29"/>
      <w:bookmarkEnd w:id="29"/>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Activity 5.2: Testing and Verifying Local Deployment</w:t>
      </w:r>
    </w:ins>
  </w:p>
  <w:p w:rsidR="00000000" w:rsidDel="00000000" w:rsidP="00000000" w:rsidRDefault="00000000" w:rsidRPr="00000000" w14:paraId="00000A01">
    <w:pPr>
      <w:spacing w:after="240" w:before="240" w:line="240"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Access the Application Locally</w:t>
      </w:r>
    </w:ins>
  </w:p>
  <w:p w:rsidR="00000000" w:rsidDel="00000000" w:rsidP="00000000" w:rsidRDefault="00000000" w:rsidRPr="00000000" w14:paraId="00000A02">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ins>
  </w:p>
  <w:p w:rsidR="00000000" w:rsidDel="00000000" w:rsidP="00000000" w:rsidRDefault="00000000" w:rsidRPr="00000000" w14:paraId="00000A03">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04">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Exploring Website’s web pages:</w:t>
      </w:r>
    </w:ins>
  </w:p>
  <w:p w:rsidR="00000000" w:rsidDel="00000000" w:rsidP="00000000" w:rsidRDefault="00000000" w:rsidRPr="00000000" w14:paraId="00000A05">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06">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Home page:</w:t>
      </w:r>
    </w:ins>
  </w:p>
  <w:p w:rsidR="00000000" w:rsidDel="00000000" w:rsidP="00000000" w:rsidRDefault="00000000" w:rsidRPr="00000000" w14:paraId="00000A07">
    <w:pPr>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A08">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09">
    <w:pPr>
      <w:spacing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t>
      </w:r>
    </w:ins>
  </w:p>
  <w:p w:rsidR="00000000" w:rsidDel="00000000" w:rsidP="00000000" w:rsidRDefault="00000000" w:rsidRPr="00000000" w14:paraId="00000A0A">
    <w:pPr>
      <w:numPr>
        <w:ilvl w:val="0"/>
        <w:numId w:val="6"/>
      </w:numPr>
      <w:spacing w:after="0" w:afterAutospacing="0" w:before="24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Name</w:t>
      </w:r>
    </w:ins>
  </w:p>
  <w:p w:rsidR="00000000" w:rsidDel="00000000" w:rsidP="00000000" w:rsidRDefault="00000000" w:rsidRPr="00000000" w14:paraId="00000A0B">
    <w:pPr>
      <w:numPr>
        <w:ilvl w:val="0"/>
        <w:numId w:val="6"/>
      </w:numPr>
      <w:spacing w:after="0" w:afterAutospacing="0" w:before="0" w:beforeAutospacing="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ID</w:t>
      </w:r>
    </w:ins>
  </w:p>
  <w:p w:rsidR="00000000" w:rsidDel="00000000" w:rsidP="00000000" w:rsidRDefault="00000000" w:rsidRPr="00000000" w14:paraId="00000A0C">
    <w:pPr>
      <w:numPr>
        <w:ilvl w:val="0"/>
        <w:numId w:val="6"/>
      </w:numPr>
      <w:spacing w:after="0" w:afterAutospacing="0" w:before="0" w:beforeAutospacing="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Age</w:t>
      </w:r>
    </w:ins>
  </w:p>
  <w:p w:rsidR="00000000" w:rsidDel="00000000" w:rsidP="00000000" w:rsidRDefault="00000000" w:rsidRPr="00000000" w14:paraId="00000A0D">
    <w:pPr>
      <w:numPr>
        <w:ilvl w:val="0"/>
        <w:numId w:val="6"/>
      </w:numPr>
      <w:spacing w:after="0" w:afterAutospacing="0" w:before="0" w:beforeAutospacing="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Weight (kg)</w:t>
      </w:r>
    </w:ins>
  </w:p>
  <w:p w:rsidR="00000000" w:rsidDel="00000000" w:rsidP="00000000" w:rsidRDefault="00000000" w:rsidRPr="00000000" w14:paraId="00000A0E">
    <w:pPr>
      <w:numPr>
        <w:ilvl w:val="0"/>
        <w:numId w:val="6"/>
      </w:numPr>
      <w:spacing w:after="0" w:afterAutospacing="0" w:before="0" w:beforeAutospacing="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Fitness Goal (e.g., weight loss, flexibility)</w:t>
      </w:r>
    </w:ins>
  </w:p>
  <w:p w:rsidR="00000000" w:rsidDel="00000000" w:rsidP="00000000" w:rsidRDefault="00000000" w:rsidRPr="00000000" w14:paraId="00000A0F">
    <w:pPr>
      <w:numPr>
        <w:ilvl w:val="0"/>
        <w:numId w:val="6"/>
      </w:numPr>
      <w:spacing w:after="240" w:before="0" w:beforeAutospacing="0" w:line="276" w:lineRule="auto"/>
      <w:ind w:left="720" w:hanging="360"/>
      <w:rPr>
        <w:ins w:author="Prajan Prajan" w:id="51" w:date="2026-09-23T04:47:34Z"/>
        <w:rFonts w:ascii="Cambria" w:cs="Cambria" w:eastAsia="Cambria" w:hAnsi="Cambria"/>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Intensity (Low, Medium, High)</w:t>
        <w:br w:type="textWrapping"/>
      </w:r>
    </w:ins>
  </w:p>
  <w:p w:rsidR="00000000" w:rsidDel="00000000" w:rsidP="00000000" w:rsidRDefault="00000000" w:rsidRPr="00000000" w14:paraId="00000A1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ins>
  </w:p>
  <w:p w:rsidR="00000000" w:rsidDel="00000000" w:rsidP="00000000" w:rsidRDefault="00000000" w:rsidRPr="00000000" w14:paraId="00000A1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This intuitive design ensures users of all experience levels can quickly get started with minimal effort.</w:t>
      </w:r>
    </w:ins>
  </w:p>
  <w:p w:rsidR="00000000" w:rsidDel="00000000" w:rsidP="00000000" w:rsidRDefault="00000000" w:rsidRPr="00000000" w14:paraId="00000A1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Personalized workout generation page:</w:t>
      </w:r>
    </w:ins>
  </w:p>
  <w:p w:rsidR="00000000" w:rsidDel="00000000" w:rsidP="00000000" w:rsidRDefault="00000000" w:rsidRPr="00000000" w14:paraId="00000A1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User Information:                                                                                                       </w:t>
      </w:r>
    </w:ins>
  </w:p>
  <w:p w:rsidR="00000000" w:rsidDel="00000000" w:rsidP="00000000" w:rsidRDefault="00000000" w:rsidRPr="00000000" w14:paraId="00000A1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32000"/>
            <wp:effectExtent b="0" l="0" r="0" t="0"/>
            <wp:docPr id="7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ins>
  </w:p>
  <w:p w:rsidR="00000000" w:rsidDel="00000000" w:rsidP="00000000" w:rsidRDefault="00000000" w:rsidRPr="00000000" w14:paraId="00000A1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t>
      </w:r>
    </w:ins>
  </w:p>
  <w:p w:rsidR="00000000" w:rsidDel="00000000" w:rsidP="00000000" w:rsidRDefault="00000000" w:rsidRPr="00000000" w14:paraId="00000A1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1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1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1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1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Workout Plan:</w:t>
      </w:r>
    </w:ins>
  </w:p>
  <w:p w:rsidR="00000000" w:rsidDel="00000000" w:rsidP="00000000" w:rsidRDefault="00000000" w:rsidRPr="00000000" w14:paraId="00000A1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A1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1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A1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1676400"/>
            <wp:effectExtent b="0" l="0" r="0" t="0"/>
            <wp:docPr id="4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ins>
  </w:p>
  <w:p w:rsidR="00000000" w:rsidDel="00000000" w:rsidP="00000000" w:rsidRDefault="00000000" w:rsidRPr="00000000" w14:paraId="00000A1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ins>
  </w:p>
  <w:p w:rsidR="00000000" w:rsidDel="00000000" w:rsidP="00000000" w:rsidRDefault="00000000" w:rsidRPr="00000000" w14:paraId="00000A1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Nutrition Tip:</w:t>
      </w:r>
    </w:ins>
  </w:p>
  <w:p w:rsidR="00000000" w:rsidDel="00000000" w:rsidP="00000000" w:rsidRDefault="00000000" w:rsidRPr="00000000" w14:paraId="00000A2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952500"/>
            <wp:effectExtent b="0" l="0" r="0" t="0"/>
            <wp:docPr id="4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ins>
  </w:p>
  <w:p w:rsidR="00000000" w:rsidDel="00000000" w:rsidP="00000000" w:rsidRDefault="00000000" w:rsidRPr="00000000" w14:paraId="00000A2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ins>
  </w:p>
  <w:p w:rsidR="00000000" w:rsidDel="00000000" w:rsidP="00000000" w:rsidRDefault="00000000" w:rsidRPr="00000000" w14:paraId="00000A2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Feedback Page:</w:t>
      </w:r>
    </w:ins>
  </w:p>
  <w:p w:rsidR="00000000" w:rsidDel="00000000" w:rsidP="00000000" w:rsidRDefault="00000000" w:rsidRPr="00000000" w14:paraId="00000A2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044700"/>
            <wp:effectExtent b="0" l="0" r="0" t="0"/>
            <wp:docPr id="8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ins>
  </w:p>
  <w:p w:rsidR="00000000" w:rsidDel="00000000" w:rsidP="00000000" w:rsidRDefault="00000000" w:rsidRPr="00000000" w14:paraId="00000A2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ins>
  </w:p>
  <w:p w:rsidR="00000000" w:rsidDel="00000000" w:rsidP="00000000" w:rsidRDefault="00000000" w:rsidRPr="00000000" w14:paraId="00000A2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Once the plan is updated it comes with a confirmation message .</w:t>
      </w:r>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533400"/>
            <wp:effectExtent b="0" l="0" r="0" t="0"/>
            <wp:docPr id="6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ins>
  </w:p>
  <w:p w:rsidR="00000000" w:rsidDel="00000000" w:rsidP="00000000" w:rsidRDefault="00000000" w:rsidRPr="00000000" w14:paraId="00000A2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2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View all users page:</w:t>
      </w:r>
    </w:ins>
  </w:p>
  <w:p w:rsidR="00000000" w:rsidDel="00000000" w:rsidP="00000000" w:rsidRDefault="00000000" w:rsidRPr="00000000" w14:paraId="00000A3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PrChange w:author="Prajan Prajan" w:id="53" w:date="2026-09-23T04:47:34Z">
            <w:rPr/>
          </w:rPrChange>
        </w:rPr>
        <w:drawing>
          <wp:inline distB="114300" distT="114300" distL="114300" distR="114300">
            <wp:extent cx="5305350" cy="2400300"/>
            <wp:effectExtent b="0" l="0" r="0" t="0"/>
            <wp:docPr id="6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ins>
  </w:p>
  <w:p w:rsidR="00000000" w:rsidDel="00000000" w:rsidP="00000000" w:rsidRDefault="00000000" w:rsidRPr="00000000" w14:paraId="00000A3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ins>
  </w:p>
  <w:p w:rsidR="00000000" w:rsidDel="00000000" w:rsidP="00000000" w:rsidRDefault="00000000" w:rsidRPr="00000000" w14:paraId="00000A34">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5">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6">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7">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8">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9">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A">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B">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C">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3D">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Conclusion:</w:t>
      </w:r>
    </w:ins>
  </w:p>
  <w:p w:rsidR="00000000" w:rsidDel="00000000" w:rsidP="00000000" w:rsidRDefault="00000000" w:rsidRPr="00000000" w14:paraId="00000A3E">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ins>
  </w:p>
  <w:p w:rsidR="00000000" w:rsidDel="00000000" w:rsidP="00000000" w:rsidRDefault="00000000" w:rsidRPr="00000000" w14:paraId="00000A3F">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ins>
  </w:p>
  <w:p w:rsidR="00000000" w:rsidDel="00000000" w:rsidP="00000000" w:rsidRDefault="00000000" w:rsidRPr="00000000" w14:paraId="00000A40">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ins>
  </w:p>
  <w:p w:rsidR="00000000" w:rsidDel="00000000" w:rsidP="00000000" w:rsidRDefault="00000000" w:rsidRPr="00000000" w14:paraId="00000A41">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Fonts w:ascii="Cambria" w:cs="Cambria" w:eastAsia="Cambria" w:hAnsi="Cambria"/>
          <w:b w:val="1"/>
          <w:bCs w:val="1"/>
          <w:sz w:val="30"/>
          <w:szCs w:val="30"/>
          <w:u w:val="single"/>
          <w:rtl w:val="0"/>
          <w:rPrChange w:author="Prajan Prajan" w:id="53" w:date="2026-09-23T04:47:34Z">
            <w:rPr/>
          </w:rPrChange>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ins>
  </w:p>
  <w:p w:rsidR="00000000" w:rsidDel="00000000" w:rsidP="00000000" w:rsidRDefault="00000000" w:rsidRPr="00000000" w14:paraId="00000A42">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43">
    <w:pPr>
      <w:spacing w:after="240" w:before="240" w:line="276" w:lineRule="auto"/>
      <w:rPr>
        <w:ins w:author="Prajan Prajan" w:id="51" w:date="2026-09-23T04:47:34Z"/>
        <w:rFonts w:ascii="Cambria" w:cs="Cambria" w:eastAsia="Cambria" w:hAnsi="Cambria"/>
        <w:b w:val="1"/>
        <w:bCs w:val="1"/>
        <w:sz w:val="30"/>
        <w:szCs w:val="30"/>
        <w:u w:val="single"/>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44">
    <w:pPr>
      <w:spacing w:line="276" w:lineRule="auto"/>
      <w:rPr>
        <w:ins w:author="Prajan Prajan" w:id="51" w:date="2026-09-23T04:47:34Z"/>
        <w:rFonts w:ascii="Cambria" w:cs="Cambria" w:eastAsia="Cambria" w:hAnsi="Cambria"/>
        <w:rPrChange w:author="Prajan Prajan" w:id="53" w:date="2026-09-23T04:47:34Z">
          <w:rPr/>
        </w:rPrChange>
      </w:rPr>
    </w:pPr>
    <w:ins w:author="Prajan Prajan" w:id="51" w:date="2026-09-23T04:47:34Z">
      <w:r w:rsidDel="00000000" w:rsidR="00000000" w:rsidRPr="00000000">
        <w:rPr>
          <w:rtl w:val="0"/>
        </w:rPr>
      </w:r>
    </w:ins>
  </w:p>
  <w:p w:rsidR="00000000" w:rsidDel="00000000" w:rsidP="00000000" w:rsidRDefault="00000000" w:rsidRPr="00000000" w14:paraId="00000A45">
    <w:pPr>
      <w:spacing w:line="276" w:lineRule="auto"/>
      <w:rPr>
        <w:rFonts w:ascii="Cambria" w:cs="Cambria" w:eastAsia="Cambria" w:hAnsi="Cambria"/>
        <w:b w:val="1"/>
        <w:bCs w:val="1"/>
        <w:sz w:val="30"/>
        <w:szCs w:val="30"/>
        <w:u w:val="single"/>
        <w:rPrChange w:author="Prajan Prajan" w:id="53" w:date="2026-09-23T04:47:34Z">
          <w:rPr/>
        </w:rPrChang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9.png"/><Relationship Id="rId28" Type="http://schemas.openxmlformats.org/officeDocument/2006/relationships/image" Target="media/image13.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8.png"/><Relationship Id="rId7" Type="http://schemas.openxmlformats.org/officeDocument/2006/relationships/image" Target="media/image16.png"/><Relationship Id="rId8" Type="http://schemas.openxmlformats.org/officeDocument/2006/relationships/image" Target="media/image1.png"/><Relationship Id="rId31" Type="http://schemas.openxmlformats.org/officeDocument/2006/relationships/image" Target="media/image30.png"/><Relationship Id="rId30" Type="http://schemas.openxmlformats.org/officeDocument/2006/relationships/image" Target="media/image23.png"/><Relationship Id="rId11" Type="http://schemas.openxmlformats.org/officeDocument/2006/relationships/image" Target="media/image21.png"/><Relationship Id="rId33" Type="http://schemas.openxmlformats.org/officeDocument/2006/relationships/image" Target="media/image2.png"/><Relationship Id="rId10" Type="http://schemas.openxmlformats.org/officeDocument/2006/relationships/image" Target="media/image19.png"/><Relationship Id="rId32" Type="http://schemas.openxmlformats.org/officeDocument/2006/relationships/image" Target="media/image24.png"/><Relationship Id="rId13" Type="http://schemas.openxmlformats.org/officeDocument/2006/relationships/image" Target="media/image29.png"/><Relationship Id="rId35" Type="http://schemas.openxmlformats.org/officeDocument/2006/relationships/header" Target="header1.xml"/><Relationship Id="rId12" Type="http://schemas.openxmlformats.org/officeDocument/2006/relationships/image" Target="media/image6.png"/><Relationship Id="rId34"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12.png"/><Relationship Id="rId36" Type="http://schemas.openxmlformats.org/officeDocument/2006/relationships/footer" Target="footer1.xml"/><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20.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3.png"/><Relationship Id="rId21" Type="http://schemas.openxmlformats.org/officeDocument/2006/relationships/image" Target="media/image31.png"/><Relationship Id="rId24" Type="http://schemas.openxmlformats.org/officeDocument/2006/relationships/image" Target="media/image23.png"/><Relationship Id="rId23" Type="http://schemas.openxmlformats.org/officeDocument/2006/relationships/image" Target="media/image28.png"/><Relationship Id="rId1" Type="http://schemas.openxmlformats.org/officeDocument/2006/relationships/image" Target="media/image27.png"/><Relationship Id="rId2" Type="http://schemas.openxmlformats.org/officeDocument/2006/relationships/image" Target="media/image7.png"/><Relationship Id="rId3" Type="http://schemas.openxmlformats.org/officeDocument/2006/relationships/image" Target="media/image4.png"/><Relationship Id="rId4" Type="http://schemas.openxmlformats.org/officeDocument/2006/relationships/image" Target="media/image19.png"/><Relationship Id="rId9" Type="http://schemas.openxmlformats.org/officeDocument/2006/relationships/image" Target="media/image17.png"/><Relationship Id="rId26" Type="http://schemas.openxmlformats.org/officeDocument/2006/relationships/image" Target="media/image24.png"/><Relationship Id="rId25" Type="http://schemas.openxmlformats.org/officeDocument/2006/relationships/image" Target="media/image30.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image" Target="media/image21.png"/><Relationship Id="rId6" Type="http://schemas.openxmlformats.org/officeDocument/2006/relationships/image" Target="media/image6.png"/><Relationship Id="rId7" Type="http://schemas.openxmlformats.org/officeDocument/2006/relationships/image" Target="media/image29.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0.png"/><Relationship Id="rId12" Type="http://schemas.openxmlformats.org/officeDocument/2006/relationships/image" Target="media/image10.png"/><Relationship Id="rId15" Type="http://schemas.openxmlformats.org/officeDocument/2006/relationships/image" Target="media/image25.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26.png"/><Relationship Id="rId19" Type="http://schemas.openxmlformats.org/officeDocument/2006/relationships/image" Target="media/image9.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